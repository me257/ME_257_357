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2A62668" w14:textId="77777777" w:rsidR="00B93A00" w:rsidRDefault="00B93A00" w:rsidP="00A565DF">
      <w:pPr>
        <w:pStyle w:val="Times12Single"/>
      </w:pPr>
    </w:p>
    <w:p w14:paraId="5FFDF69A" w14:textId="2CEA69E8" w:rsidR="00205E88" w:rsidRPr="00D75219" w:rsidRDefault="00D75219" w:rsidP="00A565DF">
      <w:pPr>
        <w:pStyle w:val="Times12Single"/>
        <w:rPr>
          <w:b/>
        </w:rPr>
      </w:pPr>
      <w:r w:rsidRPr="00D75219">
        <w:rPr>
          <w:b/>
        </w:rPr>
        <w:t>Homework Policy</w:t>
      </w:r>
    </w:p>
    <w:p w14:paraId="104F98AE" w14:textId="77777777" w:rsidR="00D75219" w:rsidRDefault="00D75219" w:rsidP="00D75219">
      <w:pPr>
        <w:pStyle w:val="Times12Justified"/>
        <w:numPr>
          <w:ilvl w:val="0"/>
          <w:numId w:val="4"/>
        </w:numPr>
        <w:ind w:left="720"/>
      </w:pPr>
      <w:r>
        <w:t>Clearly outline and explain your approach to solving each problem.</w:t>
      </w:r>
    </w:p>
    <w:p w14:paraId="05C50419" w14:textId="2DAEF9D0" w:rsidR="006C1351" w:rsidRDefault="006C1351" w:rsidP="00D75219">
      <w:pPr>
        <w:pStyle w:val="Times12Justified"/>
        <w:numPr>
          <w:ilvl w:val="0"/>
          <w:numId w:val="4"/>
        </w:numPr>
        <w:ind w:left="720"/>
      </w:pPr>
      <w:r>
        <w:t xml:space="preserve">Make </w:t>
      </w:r>
      <w:r w:rsidRPr="006C1351">
        <w:rPr>
          <w:b/>
          <w:i/>
        </w:rPr>
        <w:t>and state</w:t>
      </w:r>
      <w:r>
        <w:t xml:space="preserve"> any assumptions that you think are necessary in solving problems.</w:t>
      </w:r>
    </w:p>
    <w:p w14:paraId="49793844" w14:textId="37443756" w:rsidR="00D75219" w:rsidRDefault="00D75219" w:rsidP="00D75219">
      <w:pPr>
        <w:pStyle w:val="Times12Justified"/>
        <w:numPr>
          <w:ilvl w:val="0"/>
          <w:numId w:val="4"/>
        </w:numPr>
        <w:ind w:left="720"/>
      </w:pPr>
      <w:r>
        <w:t>Provide all solution steps, and clearly mark/box your solutions.</w:t>
      </w:r>
    </w:p>
    <w:p w14:paraId="0C772061" w14:textId="77777777" w:rsidR="006C1351" w:rsidRDefault="006C1351" w:rsidP="00D75219">
      <w:pPr>
        <w:pStyle w:val="Times12Justified"/>
        <w:numPr>
          <w:ilvl w:val="0"/>
          <w:numId w:val="4"/>
        </w:numPr>
        <w:ind w:left="720"/>
      </w:pPr>
      <w:r>
        <w:t xml:space="preserve">Start with the general </w:t>
      </w:r>
      <w:proofErr w:type="gramStart"/>
      <w:r>
        <w:t>formulation, and</w:t>
      </w:r>
      <w:proofErr w:type="gramEnd"/>
      <w:r>
        <w:t xml:space="preserve"> simplify all expressions as much as possible.</w:t>
      </w:r>
    </w:p>
    <w:p w14:paraId="4F0BB10A" w14:textId="6EA8D75A" w:rsidR="00D75219" w:rsidRDefault="006C1351" w:rsidP="00D75219">
      <w:pPr>
        <w:pStyle w:val="Times12Justified"/>
        <w:numPr>
          <w:ilvl w:val="0"/>
          <w:numId w:val="4"/>
        </w:numPr>
        <w:ind w:left="720"/>
      </w:pPr>
      <w:r>
        <w:t>Work out symbolic expressions, and plug in numbers only at the end when asked for specific numerical values.</w:t>
      </w:r>
    </w:p>
    <w:p w14:paraId="5E5A8098" w14:textId="0DC237B8" w:rsidR="006C1351" w:rsidRDefault="006C1351" w:rsidP="00D75219">
      <w:pPr>
        <w:pStyle w:val="Times12Justified"/>
        <w:numPr>
          <w:ilvl w:val="0"/>
          <w:numId w:val="4"/>
        </w:numPr>
        <w:ind w:left="720"/>
      </w:pPr>
      <w:r>
        <w:t>Show all your results and derivations explicitly worked out by hand.  Partial credit is given for intermediate steps of derivations.</w:t>
      </w:r>
    </w:p>
    <w:p w14:paraId="6D7A7408" w14:textId="264D7D1A" w:rsidR="006C1351" w:rsidRDefault="006C1351" w:rsidP="00D75219">
      <w:pPr>
        <w:pStyle w:val="Times12Justified"/>
        <w:numPr>
          <w:ilvl w:val="0"/>
          <w:numId w:val="4"/>
        </w:numPr>
        <w:ind w:left="720"/>
      </w:pPr>
      <w:r>
        <w:t xml:space="preserve">Computer symbolic toolboxes (Maple, Mathematica, </w:t>
      </w:r>
      <w:proofErr w:type="spellStart"/>
      <w:r>
        <w:t>Matlab</w:t>
      </w:r>
      <w:proofErr w:type="spellEnd"/>
      <w:r>
        <w:t xml:space="preserve">, </w:t>
      </w:r>
      <w:proofErr w:type="spellStart"/>
      <w:r>
        <w:t>etc</w:t>
      </w:r>
      <w:proofErr w:type="spellEnd"/>
      <w:r>
        <w:t>) should not be used for derivations, algebraic steps, ODE’s, etc.</w:t>
      </w:r>
    </w:p>
    <w:p w14:paraId="2CB2748F" w14:textId="2A29ABCA" w:rsidR="006C1351" w:rsidRDefault="006C1351" w:rsidP="00D75219">
      <w:pPr>
        <w:pStyle w:val="Times12Justified"/>
        <w:numPr>
          <w:ilvl w:val="0"/>
          <w:numId w:val="4"/>
        </w:numPr>
        <w:ind w:left="720"/>
      </w:pPr>
      <w:r>
        <w:t>Attach all non-trivial source code</w:t>
      </w:r>
      <w:r w:rsidR="00B76799">
        <w:t xml:space="preserve">.  Code should be </w:t>
      </w:r>
      <w:r w:rsidR="00B76799" w:rsidRPr="00B76799">
        <w:rPr>
          <w:b/>
          <w:i/>
        </w:rPr>
        <w:t>clearly written and commented</w:t>
      </w:r>
      <w:r w:rsidR="00B76799">
        <w:t xml:space="preserve"> to explain units, notation, function inputs </w:t>
      </w:r>
      <w:r w:rsidR="00834732">
        <w:t>and</w:t>
      </w:r>
      <w:r w:rsidR="00B76799">
        <w:t xml:space="preserve"> outputs, etc.</w:t>
      </w:r>
    </w:p>
    <w:p w14:paraId="2DDD9CA3" w14:textId="7284ACFB" w:rsidR="00B76799" w:rsidRDefault="00B76799" w:rsidP="00D75219">
      <w:pPr>
        <w:pStyle w:val="Times12Justified"/>
        <w:numPr>
          <w:ilvl w:val="0"/>
          <w:numId w:val="4"/>
        </w:numPr>
        <w:ind w:left="720"/>
      </w:pPr>
      <w:r>
        <w:t>You are encouraged to discuss the general approach at the conceptual level in groups; however, you must submit your individual work, including write-up, plots, and code.</w:t>
      </w:r>
    </w:p>
    <w:p w14:paraId="1217A33E" w14:textId="77777777" w:rsidR="003C4B88" w:rsidRDefault="003C4B88" w:rsidP="00A565DF">
      <w:pPr>
        <w:pStyle w:val="Times12Single"/>
      </w:pPr>
    </w:p>
    <w:p w14:paraId="0CE038B1" w14:textId="31C82A3C" w:rsidR="00A565DF" w:rsidRDefault="00642BFE" w:rsidP="00C823CD">
      <w:pPr>
        <w:pStyle w:val="Times12Single"/>
        <w:rPr>
          <w:b/>
        </w:rPr>
      </w:pPr>
      <w:r w:rsidRPr="00B76799">
        <w:rPr>
          <w:b/>
        </w:rPr>
        <w:t>Problem formulation</w:t>
      </w:r>
    </w:p>
    <w:p w14:paraId="70AB32BA" w14:textId="6941D1F4" w:rsidR="00C823CD" w:rsidRDefault="004942A8" w:rsidP="008E0B3F">
      <w:pPr>
        <w:pStyle w:val="Times12Justified"/>
      </w:pPr>
      <w:r>
        <w:t xml:space="preserve">The objective of this and the following assignments is to conduct a design and performance analysis of gas turbine engines.  The framework is </w:t>
      </w:r>
      <w:r w:rsidR="004A154D">
        <w:t xml:space="preserve">propulsion requirements and design for the </w:t>
      </w:r>
      <w:proofErr w:type="spellStart"/>
      <w:r w:rsidR="004A154D">
        <w:t>HondaJet</w:t>
      </w:r>
      <w:proofErr w:type="spellEnd"/>
      <w:r w:rsidR="00276D07">
        <w:t xml:space="preserve"> HA-420</w:t>
      </w:r>
      <w:r w:rsidR="004A154D">
        <w:t xml:space="preserve">, shown </w:t>
      </w:r>
      <w:r w:rsidR="004A154D">
        <w:fldChar w:fldCharType="begin"/>
      </w:r>
      <w:r w:rsidR="004A154D">
        <w:instrText xml:space="preserve"> REF _Ref384829623 \p \h </w:instrText>
      </w:r>
      <w:r w:rsidR="004A154D">
        <w:fldChar w:fldCharType="separate"/>
      </w:r>
      <w:r w:rsidR="00E24DC8">
        <w:t>below</w:t>
      </w:r>
      <w:r w:rsidR="004A154D">
        <w:fldChar w:fldCharType="end"/>
      </w:r>
      <w:r w:rsidR="004A154D">
        <w:t xml:space="preserve"> in </w:t>
      </w:r>
      <w:r w:rsidR="004A154D">
        <w:fldChar w:fldCharType="begin"/>
      </w:r>
      <w:r w:rsidR="004A154D">
        <w:instrText xml:space="preserve"> REF _Ref384829625 \h </w:instrText>
      </w:r>
      <w:r w:rsidR="004A154D">
        <w:fldChar w:fldCharType="separate"/>
      </w:r>
      <w:r w:rsidR="00E24DC8">
        <w:t xml:space="preserve">Figure </w:t>
      </w:r>
      <w:r w:rsidR="00E24DC8">
        <w:rPr>
          <w:noProof/>
        </w:rPr>
        <w:t>1</w:t>
      </w:r>
      <w:r w:rsidR="004A154D">
        <w:fldChar w:fldCharType="end"/>
      </w:r>
      <w:r w:rsidR="004A154D">
        <w:t xml:space="preserve"> with some parameters in </w:t>
      </w:r>
      <w:r w:rsidR="004A154D">
        <w:fldChar w:fldCharType="begin"/>
      </w:r>
      <w:r w:rsidR="004A154D">
        <w:instrText xml:space="preserve"> REF _Ref384738011 \h </w:instrText>
      </w:r>
      <w:r w:rsidR="004A154D">
        <w:fldChar w:fldCharType="separate"/>
      </w:r>
      <w:r w:rsidR="00E24DC8">
        <w:t xml:space="preserve">Table </w:t>
      </w:r>
      <w:r w:rsidR="00E24DC8">
        <w:rPr>
          <w:noProof/>
        </w:rPr>
        <w:t>1</w:t>
      </w:r>
      <w:r w:rsidR="004A154D">
        <w:fldChar w:fldCharType="end"/>
      </w:r>
      <w:r w:rsidR="004A154D">
        <w:t>.</w:t>
      </w:r>
      <w:r w:rsidR="007960A2">
        <w:t xml:space="preserve">  The </w:t>
      </w:r>
      <w:proofErr w:type="spellStart"/>
      <w:r w:rsidR="007960A2">
        <w:t>HondaJet</w:t>
      </w:r>
      <w:proofErr w:type="spellEnd"/>
      <w:r w:rsidR="007960A2">
        <w:t xml:space="preserve"> is a small business jet with two turbofan engines and carries 6-7 people (1-2 crew, 4-6 passengers).  </w:t>
      </w:r>
      <w:r w:rsidR="00C823CD">
        <w:t>With its</w:t>
      </w:r>
      <w:r w:rsidR="007960A2">
        <w:t xml:space="preserve"> unique design that includes over-the-wing engine mounts, natural laminar flow wing</w:t>
      </w:r>
      <w:r w:rsidR="00C823CD">
        <w:t xml:space="preserve"> and nos</w:t>
      </w:r>
      <w:r w:rsidR="003C4B88">
        <w:t>e</w:t>
      </w:r>
      <w:r w:rsidR="007960A2">
        <w:t>, and carbon-fiber composite fuselage</w:t>
      </w:r>
      <w:r w:rsidR="00C823CD">
        <w:t xml:space="preserve">, the </w:t>
      </w:r>
      <w:proofErr w:type="spellStart"/>
      <w:r w:rsidR="00C823CD">
        <w:t>HondaJet</w:t>
      </w:r>
      <w:proofErr w:type="spellEnd"/>
      <w:r w:rsidR="00C823CD">
        <w:t xml:space="preserve"> is</w:t>
      </w:r>
      <w:r w:rsidR="007960A2">
        <w:t xml:space="preserve"> a cutting-edge aircraft with increased performance and efficiency (and unfortunately, a lengthy design, testing, and certification process!)</w:t>
      </w:r>
    </w:p>
    <w:p w14:paraId="219D6967" w14:textId="647F545E" w:rsidR="008E0B3F" w:rsidRDefault="007960A2" w:rsidP="008E0B3F">
      <w:pPr>
        <w:pStyle w:val="Times12Justified"/>
      </w:pPr>
      <w:r>
        <w:t xml:space="preserve"> </w:t>
      </w:r>
      <w:r w:rsidR="00C823CD">
        <w:t xml:space="preserve">In this homework, you will conduct a basic aircraft performance analysis to evaluate lift, drag, and thrust.  These performance data will serve as input parameters that we are developing, with increasing levels of complexity, in subsequent assignments.  The initial engine model is an ideal turbojet, </w:t>
      </w:r>
      <w:r w:rsidR="002F2F51">
        <w:t>which consists of</w:t>
      </w:r>
      <w:r w:rsidR="00C823CD">
        <w:t xml:space="preserve"> an ideal Brayton cycle gas generator inlet</w:t>
      </w:r>
      <w:r w:rsidR="002F2F51">
        <w:t xml:space="preserve"> and exhaust nozzles.</w:t>
      </w:r>
    </w:p>
    <w:p w14:paraId="10EB8B1C" w14:textId="77777777" w:rsidR="002F220A" w:rsidRDefault="002F220A" w:rsidP="00A565DF">
      <w:pPr>
        <w:pStyle w:val="Times12Single"/>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2F220A" w14:paraId="788E2BE8" w14:textId="77777777" w:rsidTr="00FC206F">
        <w:trPr>
          <w:trHeight w:val="3924"/>
        </w:trPr>
        <w:tc>
          <w:tcPr>
            <w:tcW w:w="4675" w:type="dxa"/>
            <w:vAlign w:val="center"/>
          </w:tcPr>
          <w:p w14:paraId="37447C7A" w14:textId="77777777" w:rsidR="00CE0FA3" w:rsidRDefault="002F220A" w:rsidP="00CE0FA3">
            <w:pPr>
              <w:pStyle w:val="Times12Single"/>
              <w:keepNext/>
              <w:jc w:val="center"/>
            </w:pPr>
            <w:r>
              <w:rPr>
                <w:noProof/>
                <w:lang w:eastAsia="en-US"/>
              </w:rPr>
              <w:drawing>
                <wp:inline distT="0" distB="0" distL="0" distR="0" wp14:anchorId="2CB30D56" wp14:editId="6C1360F3">
                  <wp:extent cx="2743200" cy="1789591"/>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6855" t="39920" r="35994" b="20153"/>
                          <a:stretch/>
                        </pic:blipFill>
                        <pic:spPr bwMode="auto">
                          <a:xfrm>
                            <a:off x="0" y="0"/>
                            <a:ext cx="2743200" cy="1789591"/>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ext>
                          </a:extLst>
                        </pic:spPr>
                      </pic:pic>
                    </a:graphicData>
                  </a:graphic>
                </wp:inline>
              </w:drawing>
            </w:r>
          </w:p>
          <w:p w14:paraId="59681CDA" w14:textId="77777777" w:rsidR="002F220A" w:rsidRDefault="00CE0FA3" w:rsidP="00CE0FA3">
            <w:pPr>
              <w:pStyle w:val="Caption"/>
              <w:jc w:val="center"/>
            </w:pPr>
            <w:bookmarkStart w:id="0" w:name="_Ref384829625"/>
            <w:bookmarkStart w:id="1" w:name="_Ref384829623"/>
            <w:r>
              <w:t xml:space="preserve">Figure </w:t>
            </w:r>
            <w:fldSimple w:instr=" SEQ Figure \* ARABIC ">
              <w:r w:rsidR="00E24DC8">
                <w:rPr>
                  <w:noProof/>
                </w:rPr>
                <w:t>1</w:t>
              </w:r>
            </w:fldSimple>
            <w:bookmarkEnd w:id="0"/>
            <w:r>
              <w:t>.</w:t>
            </w:r>
            <w:r>
              <w:rPr>
                <w:noProof/>
              </w:rPr>
              <w:t xml:space="preserve"> HondaJet small business aircraft</w:t>
            </w:r>
            <w:bookmarkEnd w:id="1"/>
          </w:p>
        </w:tc>
        <w:tc>
          <w:tcPr>
            <w:tcW w:w="4675" w:type="dxa"/>
            <w:vAlign w:val="center"/>
          </w:tcPr>
          <w:p w14:paraId="0A27AA72" w14:textId="77777777" w:rsidR="00CE0FA3" w:rsidRDefault="00CE0FA3" w:rsidP="00FC206F">
            <w:pPr>
              <w:pStyle w:val="Caption"/>
              <w:keepNext/>
              <w:jc w:val="center"/>
            </w:pPr>
            <w:bookmarkStart w:id="2" w:name="_Ref384738011"/>
            <w:r>
              <w:t xml:space="preserve">Table </w:t>
            </w:r>
            <w:fldSimple w:instr=" SEQ Table \* ARABIC ">
              <w:r w:rsidR="00E24DC8">
                <w:rPr>
                  <w:noProof/>
                </w:rPr>
                <w:t>1</w:t>
              </w:r>
            </w:fldSimple>
            <w:bookmarkEnd w:id="2"/>
            <w:r>
              <w:t>.</w:t>
            </w:r>
            <w:r>
              <w:rPr>
                <w:noProof/>
              </w:rPr>
              <w:t xml:space="preserve"> HondaJet specifications</w:t>
            </w:r>
          </w:p>
          <w:tbl>
            <w:tblPr>
              <w:tblStyle w:val="TableGrid"/>
              <w:tblpPr w:leftFromText="180" w:rightFromText="180" w:vertAnchor="text" w:horzAnchor="page" w:tblpX="198" w:tblpY="224"/>
              <w:tblOverlap w:val="never"/>
              <w:tblW w:w="0" w:type="auto"/>
              <w:tblLook w:val="04A0" w:firstRow="1" w:lastRow="0" w:firstColumn="1" w:lastColumn="0" w:noHBand="0" w:noVBand="1"/>
            </w:tblPr>
            <w:tblGrid>
              <w:gridCol w:w="2960"/>
              <w:gridCol w:w="1489"/>
            </w:tblGrid>
            <w:tr w:rsidR="002F220A" w:rsidRPr="002879ED" w14:paraId="3F7226EF" w14:textId="77777777" w:rsidTr="002879ED">
              <w:tc>
                <w:tcPr>
                  <w:tcW w:w="2960" w:type="dxa"/>
                  <w:vAlign w:val="center"/>
                </w:tcPr>
                <w:p w14:paraId="2EC28353" w14:textId="77777777" w:rsidR="002F220A" w:rsidRPr="002879ED" w:rsidRDefault="002F220A" w:rsidP="002F220A">
                  <w:pPr>
                    <w:pStyle w:val="Times12Single"/>
                    <w:rPr>
                      <w:sz w:val="22"/>
                      <w:szCs w:val="22"/>
                    </w:rPr>
                  </w:pPr>
                </w:p>
              </w:tc>
              <w:tc>
                <w:tcPr>
                  <w:tcW w:w="1489" w:type="dxa"/>
                  <w:vAlign w:val="center"/>
                </w:tcPr>
                <w:p w14:paraId="7734CB8F" w14:textId="77777777" w:rsidR="002F220A" w:rsidRPr="002879ED" w:rsidRDefault="002F220A" w:rsidP="002F220A">
                  <w:pPr>
                    <w:pStyle w:val="Times12Single"/>
                    <w:rPr>
                      <w:sz w:val="22"/>
                      <w:szCs w:val="22"/>
                    </w:rPr>
                  </w:pPr>
                </w:p>
              </w:tc>
            </w:tr>
            <w:tr w:rsidR="002F220A" w:rsidRPr="002879ED" w14:paraId="40159488" w14:textId="77777777" w:rsidTr="002879ED">
              <w:tc>
                <w:tcPr>
                  <w:tcW w:w="2960" w:type="dxa"/>
                  <w:vAlign w:val="center"/>
                </w:tcPr>
                <w:p w14:paraId="194C6D94" w14:textId="77777777" w:rsidR="002F220A" w:rsidRPr="002879ED" w:rsidRDefault="002F220A" w:rsidP="002F220A">
                  <w:pPr>
                    <w:pStyle w:val="Times12Single"/>
                    <w:rPr>
                      <w:sz w:val="22"/>
                      <w:szCs w:val="22"/>
                    </w:rPr>
                  </w:pPr>
                  <w:r w:rsidRPr="002879ED">
                    <w:rPr>
                      <w:sz w:val="22"/>
                      <w:szCs w:val="22"/>
                    </w:rPr>
                    <w:t xml:space="preserve">Wing area, </w:t>
                  </w:r>
                  <w:proofErr w:type="spellStart"/>
                  <w:r w:rsidRPr="002879ED">
                    <w:rPr>
                      <w:sz w:val="22"/>
                      <w:szCs w:val="22"/>
                    </w:rPr>
                    <w:t>S</w:t>
                  </w:r>
                  <w:r w:rsidRPr="002879ED">
                    <w:rPr>
                      <w:sz w:val="22"/>
                      <w:szCs w:val="22"/>
                      <w:vertAlign w:val="subscript"/>
                    </w:rPr>
                    <w:t>ref</w:t>
                  </w:r>
                  <w:proofErr w:type="spellEnd"/>
                </w:p>
              </w:tc>
              <w:tc>
                <w:tcPr>
                  <w:tcW w:w="1489" w:type="dxa"/>
                  <w:vAlign w:val="center"/>
                </w:tcPr>
                <w:p w14:paraId="24147692" w14:textId="77777777" w:rsidR="002F220A" w:rsidRPr="002879ED" w:rsidRDefault="002F220A" w:rsidP="002F220A">
                  <w:pPr>
                    <w:pStyle w:val="Times12Single"/>
                    <w:rPr>
                      <w:sz w:val="22"/>
                      <w:szCs w:val="22"/>
                    </w:rPr>
                  </w:pPr>
                  <w:r w:rsidRPr="002879ED">
                    <w:rPr>
                      <w:sz w:val="22"/>
                      <w:szCs w:val="22"/>
                    </w:rPr>
                    <w:t>17.3 m</w:t>
                  </w:r>
                  <w:r w:rsidRPr="002879ED">
                    <w:rPr>
                      <w:sz w:val="22"/>
                      <w:szCs w:val="22"/>
                      <w:vertAlign w:val="superscript"/>
                    </w:rPr>
                    <w:t>2</w:t>
                  </w:r>
                </w:p>
              </w:tc>
            </w:tr>
            <w:tr w:rsidR="002F220A" w:rsidRPr="002879ED" w14:paraId="4431D43C" w14:textId="77777777" w:rsidTr="002879ED">
              <w:tc>
                <w:tcPr>
                  <w:tcW w:w="2960" w:type="dxa"/>
                  <w:vAlign w:val="center"/>
                </w:tcPr>
                <w:p w14:paraId="16F008EA" w14:textId="77777777" w:rsidR="002F220A" w:rsidRPr="002879ED" w:rsidRDefault="002F220A" w:rsidP="002F220A">
                  <w:pPr>
                    <w:pStyle w:val="Times12Single"/>
                    <w:rPr>
                      <w:sz w:val="22"/>
                      <w:szCs w:val="22"/>
                    </w:rPr>
                  </w:pPr>
                  <w:r w:rsidRPr="002879ED">
                    <w:rPr>
                      <w:sz w:val="22"/>
                      <w:szCs w:val="22"/>
                    </w:rPr>
                    <w:t>Wing span, b</w:t>
                  </w:r>
                </w:p>
              </w:tc>
              <w:tc>
                <w:tcPr>
                  <w:tcW w:w="1489" w:type="dxa"/>
                  <w:vAlign w:val="center"/>
                </w:tcPr>
                <w:p w14:paraId="1192B4E1" w14:textId="77777777" w:rsidR="002F220A" w:rsidRPr="002879ED" w:rsidRDefault="002F220A" w:rsidP="002F220A">
                  <w:pPr>
                    <w:pStyle w:val="Times12Single"/>
                    <w:rPr>
                      <w:sz w:val="22"/>
                      <w:szCs w:val="22"/>
                    </w:rPr>
                  </w:pPr>
                  <w:r w:rsidRPr="002879ED">
                    <w:rPr>
                      <w:sz w:val="22"/>
                      <w:szCs w:val="22"/>
                    </w:rPr>
                    <w:t>12.12 m</w:t>
                  </w:r>
                </w:p>
              </w:tc>
            </w:tr>
            <w:tr w:rsidR="00C357FD" w:rsidRPr="002879ED" w14:paraId="50573D42" w14:textId="77777777" w:rsidTr="002879ED">
              <w:tc>
                <w:tcPr>
                  <w:tcW w:w="2960" w:type="dxa"/>
                  <w:vAlign w:val="center"/>
                </w:tcPr>
                <w:p w14:paraId="46A7D9FD" w14:textId="792C0B53" w:rsidR="00C357FD" w:rsidRPr="002879ED" w:rsidRDefault="0007340B" w:rsidP="00C357FD">
                  <w:pPr>
                    <w:pStyle w:val="Times12Single"/>
                    <w:rPr>
                      <w:sz w:val="22"/>
                      <w:szCs w:val="22"/>
                    </w:rPr>
                  </w:pPr>
                  <w:r w:rsidRPr="002879ED">
                    <w:rPr>
                      <w:sz w:val="22"/>
                      <w:szCs w:val="22"/>
                    </w:rPr>
                    <w:t>Profile</w:t>
                  </w:r>
                  <w:r w:rsidR="00C357FD" w:rsidRPr="002879ED">
                    <w:rPr>
                      <w:sz w:val="22"/>
                      <w:szCs w:val="22"/>
                    </w:rPr>
                    <w:t xml:space="preserve"> Drag </w:t>
                  </w:r>
                  <w:proofErr w:type="spellStart"/>
                  <w:r w:rsidR="00C357FD" w:rsidRPr="002879ED">
                    <w:rPr>
                      <w:sz w:val="22"/>
                      <w:szCs w:val="22"/>
                    </w:rPr>
                    <w:t>Coeff</w:t>
                  </w:r>
                  <w:proofErr w:type="spellEnd"/>
                  <w:r w:rsidR="00C357FD" w:rsidRPr="002879ED">
                    <w:rPr>
                      <w:sz w:val="22"/>
                      <w:szCs w:val="22"/>
                    </w:rPr>
                    <w:t>., C</w:t>
                  </w:r>
                  <w:r w:rsidR="00C357FD" w:rsidRPr="002879ED">
                    <w:rPr>
                      <w:sz w:val="22"/>
                      <w:szCs w:val="22"/>
                      <w:vertAlign w:val="subscript"/>
                    </w:rPr>
                    <w:t>D0</w:t>
                  </w:r>
                </w:p>
              </w:tc>
              <w:tc>
                <w:tcPr>
                  <w:tcW w:w="1489" w:type="dxa"/>
                  <w:vAlign w:val="center"/>
                </w:tcPr>
                <w:p w14:paraId="306290BC" w14:textId="77777777" w:rsidR="00C357FD" w:rsidRPr="002879ED" w:rsidRDefault="00C357FD" w:rsidP="00995A40">
                  <w:pPr>
                    <w:pStyle w:val="Times12Single"/>
                    <w:rPr>
                      <w:sz w:val="22"/>
                      <w:szCs w:val="22"/>
                    </w:rPr>
                  </w:pPr>
                  <w:r w:rsidRPr="002879ED">
                    <w:rPr>
                      <w:sz w:val="22"/>
                      <w:szCs w:val="22"/>
                    </w:rPr>
                    <w:t>0.0</w:t>
                  </w:r>
                  <w:r w:rsidR="00995A40" w:rsidRPr="002879ED">
                    <w:rPr>
                      <w:sz w:val="22"/>
                      <w:szCs w:val="22"/>
                    </w:rPr>
                    <w:t>1</w:t>
                  </w:r>
                </w:p>
              </w:tc>
            </w:tr>
            <w:tr w:rsidR="00C357FD" w:rsidRPr="002879ED" w14:paraId="7F0E3EF6" w14:textId="77777777" w:rsidTr="002879ED">
              <w:tc>
                <w:tcPr>
                  <w:tcW w:w="2960" w:type="dxa"/>
                  <w:vAlign w:val="center"/>
                </w:tcPr>
                <w:p w14:paraId="3DD5F953" w14:textId="77777777" w:rsidR="00C357FD" w:rsidRPr="002879ED" w:rsidRDefault="00C357FD" w:rsidP="00C357FD">
                  <w:pPr>
                    <w:pStyle w:val="Times12Single"/>
                    <w:rPr>
                      <w:sz w:val="22"/>
                      <w:szCs w:val="22"/>
                    </w:rPr>
                  </w:pPr>
                  <w:r w:rsidRPr="002879ED">
                    <w:rPr>
                      <w:sz w:val="22"/>
                      <w:szCs w:val="22"/>
                    </w:rPr>
                    <w:t>Oswald Efficiency, e</w:t>
                  </w:r>
                </w:p>
              </w:tc>
              <w:tc>
                <w:tcPr>
                  <w:tcW w:w="1489" w:type="dxa"/>
                  <w:vAlign w:val="center"/>
                </w:tcPr>
                <w:p w14:paraId="54CAB1A7" w14:textId="77777777" w:rsidR="00C357FD" w:rsidRPr="002879ED" w:rsidRDefault="00C357FD" w:rsidP="00C357FD">
                  <w:pPr>
                    <w:pStyle w:val="Times12Single"/>
                    <w:rPr>
                      <w:sz w:val="22"/>
                      <w:szCs w:val="22"/>
                    </w:rPr>
                  </w:pPr>
                  <w:r w:rsidRPr="002879ED">
                    <w:rPr>
                      <w:sz w:val="22"/>
                      <w:szCs w:val="22"/>
                    </w:rPr>
                    <w:t>0.8</w:t>
                  </w:r>
                </w:p>
              </w:tc>
            </w:tr>
            <w:tr w:rsidR="00C357FD" w:rsidRPr="002879ED" w14:paraId="7F9F8E40" w14:textId="77777777" w:rsidTr="002879ED">
              <w:tc>
                <w:tcPr>
                  <w:tcW w:w="2960" w:type="dxa"/>
                  <w:vAlign w:val="center"/>
                </w:tcPr>
                <w:p w14:paraId="609267C4" w14:textId="77777777" w:rsidR="00C357FD" w:rsidRPr="002879ED" w:rsidRDefault="00C357FD" w:rsidP="00C357FD">
                  <w:pPr>
                    <w:pStyle w:val="Times12Single"/>
                    <w:rPr>
                      <w:sz w:val="22"/>
                      <w:szCs w:val="22"/>
                    </w:rPr>
                  </w:pPr>
                  <w:r w:rsidRPr="002879ED">
                    <w:rPr>
                      <w:sz w:val="22"/>
                      <w:szCs w:val="22"/>
                    </w:rPr>
                    <w:t>Max takeoff weight, MTOW</w:t>
                  </w:r>
                </w:p>
              </w:tc>
              <w:tc>
                <w:tcPr>
                  <w:tcW w:w="1489" w:type="dxa"/>
                  <w:vAlign w:val="center"/>
                </w:tcPr>
                <w:p w14:paraId="6BA3A28B" w14:textId="77777777" w:rsidR="00C357FD" w:rsidRPr="002879ED" w:rsidRDefault="00C357FD" w:rsidP="00C357FD">
                  <w:pPr>
                    <w:pStyle w:val="Times12Single"/>
                    <w:rPr>
                      <w:sz w:val="22"/>
                      <w:szCs w:val="22"/>
                    </w:rPr>
                  </w:pPr>
                  <w:r w:rsidRPr="002879ED">
                    <w:rPr>
                      <w:sz w:val="22"/>
                      <w:szCs w:val="22"/>
                    </w:rPr>
                    <w:t xml:space="preserve">41 </w:t>
                  </w:r>
                  <w:proofErr w:type="spellStart"/>
                  <w:r w:rsidRPr="002879ED">
                    <w:rPr>
                      <w:sz w:val="22"/>
                      <w:szCs w:val="22"/>
                    </w:rPr>
                    <w:t>kN</w:t>
                  </w:r>
                  <w:proofErr w:type="spellEnd"/>
                </w:p>
              </w:tc>
            </w:tr>
            <w:tr w:rsidR="00C357FD" w:rsidRPr="002879ED" w14:paraId="3ECC88F3" w14:textId="77777777" w:rsidTr="002879ED">
              <w:tc>
                <w:tcPr>
                  <w:tcW w:w="2960" w:type="dxa"/>
                  <w:vAlign w:val="center"/>
                </w:tcPr>
                <w:p w14:paraId="272132D9" w14:textId="77777777" w:rsidR="00C357FD" w:rsidRPr="002879ED" w:rsidRDefault="00C357FD" w:rsidP="00C357FD">
                  <w:pPr>
                    <w:pStyle w:val="Times12Single"/>
                    <w:rPr>
                      <w:sz w:val="22"/>
                      <w:szCs w:val="22"/>
                    </w:rPr>
                  </w:pPr>
                  <w:r w:rsidRPr="002879ED">
                    <w:rPr>
                      <w:sz w:val="22"/>
                      <w:szCs w:val="22"/>
                    </w:rPr>
                    <w:t xml:space="preserve">Max payload, </w:t>
                  </w:r>
                  <w:proofErr w:type="spellStart"/>
                  <w:r w:rsidRPr="002879ED">
                    <w:rPr>
                      <w:sz w:val="22"/>
                      <w:szCs w:val="22"/>
                    </w:rPr>
                    <w:t>W</w:t>
                  </w:r>
                  <w:r w:rsidRPr="002879ED">
                    <w:rPr>
                      <w:sz w:val="22"/>
                      <w:szCs w:val="22"/>
                      <w:vertAlign w:val="subscript"/>
                    </w:rPr>
                    <w:t>pay</w:t>
                  </w:r>
                  <w:proofErr w:type="spellEnd"/>
                </w:p>
              </w:tc>
              <w:tc>
                <w:tcPr>
                  <w:tcW w:w="1489" w:type="dxa"/>
                  <w:vAlign w:val="center"/>
                </w:tcPr>
                <w:p w14:paraId="3FA88394" w14:textId="77777777" w:rsidR="00C357FD" w:rsidRPr="002879ED" w:rsidRDefault="00C357FD" w:rsidP="00C357FD">
                  <w:pPr>
                    <w:pStyle w:val="Times12Single"/>
                    <w:rPr>
                      <w:sz w:val="22"/>
                      <w:szCs w:val="22"/>
                    </w:rPr>
                  </w:pPr>
                  <w:r w:rsidRPr="002879ED">
                    <w:rPr>
                      <w:sz w:val="22"/>
                      <w:szCs w:val="22"/>
                    </w:rPr>
                    <w:t>6230 N</w:t>
                  </w:r>
                </w:p>
              </w:tc>
            </w:tr>
            <w:tr w:rsidR="00C357FD" w:rsidRPr="002879ED" w14:paraId="30AFE207" w14:textId="77777777" w:rsidTr="002879ED">
              <w:tc>
                <w:tcPr>
                  <w:tcW w:w="2960" w:type="dxa"/>
                  <w:vAlign w:val="center"/>
                </w:tcPr>
                <w:p w14:paraId="47AEB75B" w14:textId="77777777" w:rsidR="00C357FD" w:rsidRPr="002879ED" w:rsidRDefault="00C357FD" w:rsidP="00C357FD">
                  <w:pPr>
                    <w:pStyle w:val="Times12Single"/>
                    <w:rPr>
                      <w:sz w:val="22"/>
                      <w:szCs w:val="22"/>
                    </w:rPr>
                  </w:pPr>
                  <w:r w:rsidRPr="002879ED">
                    <w:rPr>
                      <w:sz w:val="22"/>
                      <w:szCs w:val="22"/>
                    </w:rPr>
                    <w:t xml:space="preserve">Fuel weight, </w:t>
                  </w:r>
                  <w:proofErr w:type="spellStart"/>
                  <w:r w:rsidRPr="002879ED">
                    <w:rPr>
                      <w:sz w:val="22"/>
                      <w:szCs w:val="22"/>
                    </w:rPr>
                    <w:t>W</w:t>
                  </w:r>
                  <w:r w:rsidRPr="002879ED">
                    <w:rPr>
                      <w:sz w:val="22"/>
                      <w:szCs w:val="22"/>
                      <w:vertAlign w:val="subscript"/>
                    </w:rPr>
                    <w:t>fuel</w:t>
                  </w:r>
                  <w:proofErr w:type="spellEnd"/>
                </w:p>
              </w:tc>
              <w:tc>
                <w:tcPr>
                  <w:tcW w:w="1489" w:type="dxa"/>
                  <w:vAlign w:val="center"/>
                </w:tcPr>
                <w:p w14:paraId="14BCF92D" w14:textId="77777777" w:rsidR="00C357FD" w:rsidRPr="002879ED" w:rsidRDefault="00C357FD" w:rsidP="00C357FD">
                  <w:pPr>
                    <w:pStyle w:val="Times12Single"/>
                    <w:rPr>
                      <w:sz w:val="22"/>
                      <w:szCs w:val="22"/>
                    </w:rPr>
                  </w:pPr>
                  <w:r w:rsidRPr="002879ED">
                    <w:rPr>
                      <w:sz w:val="22"/>
                      <w:szCs w:val="22"/>
                    </w:rPr>
                    <w:t>5600 N</w:t>
                  </w:r>
                </w:p>
              </w:tc>
            </w:tr>
            <w:tr w:rsidR="00C357FD" w:rsidRPr="002879ED" w14:paraId="06C688BF" w14:textId="77777777" w:rsidTr="002879ED">
              <w:tc>
                <w:tcPr>
                  <w:tcW w:w="2960" w:type="dxa"/>
                  <w:vAlign w:val="center"/>
                </w:tcPr>
                <w:p w14:paraId="667F0699" w14:textId="17CAF2C3" w:rsidR="00C357FD" w:rsidRPr="002879ED" w:rsidRDefault="005815B8" w:rsidP="00C357FD">
                  <w:pPr>
                    <w:pStyle w:val="Times12Single"/>
                    <w:rPr>
                      <w:sz w:val="22"/>
                      <w:szCs w:val="22"/>
                    </w:rPr>
                  </w:pPr>
                  <w:proofErr w:type="spellStart"/>
                  <w:r w:rsidRPr="00EB2A49">
                    <w:rPr>
                      <w:i/>
                      <w:sz w:val="22"/>
                      <w:szCs w:val="22"/>
                    </w:rPr>
                    <w:t>g</w:t>
                  </w:r>
                  <w:r w:rsidR="00C357FD" w:rsidRPr="002879ED">
                    <w:rPr>
                      <w:sz w:val="22"/>
                      <w:szCs w:val="22"/>
                    </w:rPr>
                    <w:t>TSFC</w:t>
                  </w:r>
                  <w:proofErr w:type="spellEnd"/>
                  <w:r w:rsidR="00C357FD" w:rsidRPr="002879ED">
                    <w:rPr>
                      <w:sz w:val="22"/>
                      <w:szCs w:val="22"/>
                    </w:rPr>
                    <w:t>, static</w:t>
                  </w:r>
                </w:p>
              </w:tc>
              <w:tc>
                <w:tcPr>
                  <w:tcW w:w="1489" w:type="dxa"/>
                  <w:vAlign w:val="center"/>
                </w:tcPr>
                <w:p w14:paraId="322D168A" w14:textId="25D28712" w:rsidR="00C357FD" w:rsidRPr="002879ED" w:rsidRDefault="005815B8" w:rsidP="00C357FD">
                  <w:pPr>
                    <w:pStyle w:val="Times12Single"/>
                    <w:rPr>
                      <w:sz w:val="22"/>
                      <w:szCs w:val="22"/>
                    </w:rPr>
                  </w:pPr>
                  <w:r>
                    <w:rPr>
                      <w:sz w:val="22"/>
                      <w:szCs w:val="22"/>
                    </w:rPr>
                    <w:t>0.49 N</w:t>
                  </w:r>
                  <w:r w:rsidR="00C357FD" w:rsidRPr="002879ED">
                    <w:rPr>
                      <w:sz w:val="22"/>
                      <w:szCs w:val="22"/>
                    </w:rPr>
                    <w:t>/</w:t>
                  </w:r>
                  <w:proofErr w:type="spellStart"/>
                  <w:r w:rsidR="00C357FD" w:rsidRPr="002879ED">
                    <w:rPr>
                      <w:sz w:val="22"/>
                      <w:szCs w:val="22"/>
                    </w:rPr>
                    <w:t>hr</w:t>
                  </w:r>
                  <w:proofErr w:type="spellEnd"/>
                  <w:r w:rsidR="00C357FD" w:rsidRPr="002879ED">
                    <w:rPr>
                      <w:sz w:val="22"/>
                      <w:szCs w:val="22"/>
                    </w:rPr>
                    <w:t>/N</w:t>
                  </w:r>
                </w:p>
              </w:tc>
            </w:tr>
            <w:tr w:rsidR="00C357FD" w:rsidRPr="002879ED" w14:paraId="22FAF8F8" w14:textId="77777777" w:rsidTr="002879ED">
              <w:tc>
                <w:tcPr>
                  <w:tcW w:w="2960" w:type="dxa"/>
                  <w:vAlign w:val="center"/>
                </w:tcPr>
                <w:p w14:paraId="0978CE59" w14:textId="72FE1079" w:rsidR="00C357FD" w:rsidRPr="002879ED" w:rsidRDefault="005815B8" w:rsidP="00C357FD">
                  <w:pPr>
                    <w:pStyle w:val="Times12Single"/>
                    <w:rPr>
                      <w:sz w:val="22"/>
                      <w:szCs w:val="22"/>
                    </w:rPr>
                  </w:pPr>
                  <w:proofErr w:type="spellStart"/>
                  <w:r w:rsidRPr="00EB2A49">
                    <w:rPr>
                      <w:i/>
                      <w:sz w:val="22"/>
                      <w:szCs w:val="22"/>
                    </w:rPr>
                    <w:t>g</w:t>
                  </w:r>
                  <w:r w:rsidR="00C357FD" w:rsidRPr="002879ED">
                    <w:rPr>
                      <w:sz w:val="22"/>
                      <w:szCs w:val="22"/>
                    </w:rPr>
                    <w:t>TSFC</w:t>
                  </w:r>
                  <w:proofErr w:type="spellEnd"/>
                  <w:r w:rsidR="00C357FD" w:rsidRPr="002879ED">
                    <w:rPr>
                      <w:sz w:val="22"/>
                      <w:szCs w:val="22"/>
                    </w:rPr>
                    <w:t>, Mach 0.7</w:t>
                  </w:r>
                </w:p>
              </w:tc>
              <w:tc>
                <w:tcPr>
                  <w:tcW w:w="1489" w:type="dxa"/>
                  <w:vAlign w:val="center"/>
                </w:tcPr>
                <w:p w14:paraId="7A90E054" w14:textId="38C52F95" w:rsidR="00C357FD" w:rsidRPr="002879ED" w:rsidRDefault="005815B8" w:rsidP="00C357FD">
                  <w:pPr>
                    <w:pStyle w:val="Times12Single"/>
                    <w:rPr>
                      <w:sz w:val="22"/>
                      <w:szCs w:val="22"/>
                    </w:rPr>
                  </w:pPr>
                  <w:r>
                    <w:rPr>
                      <w:sz w:val="22"/>
                      <w:szCs w:val="22"/>
                    </w:rPr>
                    <w:t>0.77 N</w:t>
                  </w:r>
                  <w:r w:rsidR="00C357FD" w:rsidRPr="002879ED">
                    <w:rPr>
                      <w:sz w:val="22"/>
                      <w:szCs w:val="22"/>
                    </w:rPr>
                    <w:t>/</w:t>
                  </w:r>
                  <w:proofErr w:type="spellStart"/>
                  <w:r w:rsidR="00C357FD" w:rsidRPr="002879ED">
                    <w:rPr>
                      <w:sz w:val="22"/>
                      <w:szCs w:val="22"/>
                    </w:rPr>
                    <w:t>hr</w:t>
                  </w:r>
                  <w:proofErr w:type="spellEnd"/>
                  <w:r w:rsidR="00C357FD" w:rsidRPr="002879ED">
                    <w:rPr>
                      <w:sz w:val="22"/>
                      <w:szCs w:val="22"/>
                    </w:rPr>
                    <w:t>/N</w:t>
                  </w:r>
                </w:p>
              </w:tc>
            </w:tr>
          </w:tbl>
          <w:p w14:paraId="65A15030" w14:textId="77777777" w:rsidR="002F220A" w:rsidRDefault="002F220A" w:rsidP="002F220A">
            <w:pPr>
              <w:pStyle w:val="Times12Single"/>
              <w:jc w:val="center"/>
            </w:pPr>
            <w:bookmarkStart w:id="3" w:name="_GoBack"/>
            <w:bookmarkEnd w:id="3"/>
          </w:p>
        </w:tc>
      </w:tr>
    </w:tbl>
    <w:p w14:paraId="61F5C900" w14:textId="77777777" w:rsidR="009B3005" w:rsidRDefault="009B3005">
      <w:pPr>
        <w:rPr>
          <w:rFonts w:ascii="Times New Roman" w:hAnsi="Times New Roman" w:cs="Times New Roman"/>
          <w:sz w:val="24"/>
          <w:szCs w:val="24"/>
        </w:rPr>
      </w:pPr>
      <w:r>
        <w:br w:type="page"/>
      </w:r>
    </w:p>
    <w:p w14:paraId="3FDE71BA" w14:textId="52BA2446" w:rsidR="00EF0110" w:rsidRDefault="00422A02" w:rsidP="002F08DF">
      <w:pPr>
        <w:pStyle w:val="Times12Single"/>
        <w:rPr>
          <w:b/>
          <w:sz w:val="28"/>
          <w:szCs w:val="28"/>
        </w:rPr>
      </w:pPr>
      <w:r>
        <w:rPr>
          <w:b/>
          <w:sz w:val="28"/>
          <w:szCs w:val="28"/>
        </w:rPr>
        <w:lastRenderedPageBreak/>
        <w:t>Problem 1</w:t>
      </w:r>
      <w:r w:rsidR="00EF0110" w:rsidRPr="00EF0110">
        <w:rPr>
          <w:b/>
          <w:sz w:val="28"/>
          <w:szCs w:val="28"/>
        </w:rPr>
        <w:t>. Aircraft Performance Requirements</w:t>
      </w:r>
    </w:p>
    <w:p w14:paraId="6E4302E4" w14:textId="77777777" w:rsidR="002F08DF" w:rsidRPr="002F08DF" w:rsidRDefault="002F08DF" w:rsidP="002F08DF">
      <w:pPr>
        <w:pStyle w:val="Times12Single"/>
        <w:rPr>
          <w:b/>
          <w:sz w:val="28"/>
          <w:szCs w:val="28"/>
        </w:rPr>
      </w:pPr>
    </w:p>
    <w:p w14:paraId="32409E04" w14:textId="30689575" w:rsidR="00464528" w:rsidRDefault="00F24E9B" w:rsidP="008921D9">
      <w:pPr>
        <w:pStyle w:val="Times12Justified"/>
      </w:pPr>
      <w:r>
        <w:t xml:space="preserve">Consider the </w:t>
      </w:r>
      <w:proofErr w:type="spellStart"/>
      <w:r>
        <w:t>HondaJet</w:t>
      </w:r>
      <w:proofErr w:type="spellEnd"/>
      <w:r>
        <w:t xml:space="preserve"> (with relevant parameters given in </w:t>
      </w:r>
      <w:r>
        <w:fldChar w:fldCharType="begin"/>
      </w:r>
      <w:r>
        <w:instrText xml:space="preserve"> REF _Ref384738011 \h </w:instrText>
      </w:r>
      <w:r>
        <w:fldChar w:fldCharType="separate"/>
      </w:r>
      <w:r w:rsidR="00E24DC8">
        <w:t xml:space="preserve">Table </w:t>
      </w:r>
      <w:r w:rsidR="00E24DC8">
        <w:rPr>
          <w:noProof/>
        </w:rPr>
        <w:t>1</w:t>
      </w:r>
      <w:r>
        <w:fldChar w:fldCharType="end"/>
      </w:r>
      <w:r>
        <w:t xml:space="preserve">) at steady level flight conditions, and assume the thrust is perfectly aligned with the flight path – that is, the thrust angle is zero, or </w:t>
      </w:r>
      <m:oMath>
        <m:sSub>
          <m:sSubPr>
            <m:ctrlPr>
              <w:ins w:id="4" w:author="Matthias Ihme" w:date="2014-04-09T22:55:00Z">
                <w:rPr>
                  <w:rFonts w:ascii="Cambria Math" w:hAnsi="Cambria Math"/>
                  <w:i/>
                </w:rPr>
              </w:ins>
            </m:ctrlPr>
          </m:sSubPr>
          <m:e>
            <m:r>
              <w:rPr>
                <w:rFonts w:ascii="Cambria Math" w:hAnsi="Cambria Math"/>
              </w:rPr>
              <m:t>α</m:t>
            </m:r>
          </m:e>
          <m:sub>
            <m:r>
              <w:rPr>
                <w:rFonts w:ascii="Cambria Math" w:hAnsi="Cambria Math"/>
              </w:rPr>
              <m:t>T</m:t>
            </m:r>
          </m:sub>
        </m:sSub>
        <m:r>
          <w:rPr>
            <w:rFonts w:ascii="Cambria Math" w:hAnsi="Cambria Math"/>
          </w:rPr>
          <m:t>=0</m:t>
        </m:r>
      </m:oMath>
      <w:r>
        <w:t>.</w:t>
      </w:r>
      <w:r w:rsidR="000B1836">
        <w:t xml:space="preserve">  Assume that the air can be described as calorically perfect with the ratio of specific heats </w:t>
      </w:r>
      <m:oMath>
        <m:r>
          <w:rPr>
            <w:rFonts w:ascii="Cambria Math" w:hAnsi="Cambria Math"/>
          </w:rPr>
          <m:t>γ=1.4</m:t>
        </m:r>
      </m:oMath>
      <w:r w:rsidR="00171F28">
        <w:t xml:space="preserve"> and the gas-constant of </w:t>
      </w:r>
      <m:oMath>
        <m:r>
          <w:rPr>
            <w:rFonts w:ascii="Cambria Math" w:hAnsi="Cambria Math"/>
          </w:rPr>
          <m:t>R=287</m:t>
        </m:r>
      </m:oMath>
      <w:r w:rsidR="00D95074">
        <w:t xml:space="preserve"> J/(kg-K)</w:t>
      </w:r>
      <w:r w:rsidR="000B1836">
        <w:t xml:space="preserve">. </w:t>
      </w:r>
      <w:r w:rsidR="00464528">
        <w:t>To simplify your analysis, assume that the wing has no sweep and that the chord is constant and equal to the mean chord.  Also, neglect effects of the fuselage, horizontal and vertical tail surfaces, and landing gear; neglect the reduction in aircraft weight due to fuel burn; and neglect compressibility drag.  With these assumptions and the given aircraft specifications, answer the following:</w:t>
      </w:r>
    </w:p>
    <w:p w14:paraId="73FAD22C" w14:textId="33EBBDD3" w:rsidR="00464528" w:rsidRDefault="00464528" w:rsidP="00AC632A">
      <w:pPr>
        <w:pStyle w:val="Times12Justified"/>
        <w:numPr>
          <w:ilvl w:val="0"/>
          <w:numId w:val="2"/>
        </w:numPr>
        <w:ind w:left="720"/>
      </w:pPr>
      <w:r>
        <w:t xml:space="preserve">Evaluate the required thrust as a function of speed, </w:t>
      </w:r>
      <m:oMath>
        <m:sSub>
          <m:sSubPr>
            <m:ctrlPr>
              <w:ins w:id="5" w:author="Matthias Ihme" w:date="2014-04-09T22:55:00Z">
                <w:rPr>
                  <w:rFonts w:ascii="Cambria Math" w:hAnsi="Cambria Math"/>
                  <w:i/>
                </w:rPr>
              </w:ins>
            </m:ctrlPr>
          </m:sSubPr>
          <m:e>
            <m:r>
              <w:rPr>
                <w:rFonts w:ascii="Cambria Math" w:hAnsi="Cambria Math"/>
              </w:rPr>
              <m:t>U</m:t>
            </m:r>
          </m:e>
          <m:sub>
            <m:r>
              <w:rPr>
                <w:rFonts w:ascii="Cambria Math" w:hAnsi="Cambria Math"/>
              </w:rPr>
              <m:t>∞</m:t>
            </m:r>
          </m:sub>
        </m:sSub>
      </m:oMath>
      <w:r w:rsidR="0065026E">
        <w:t>(</w:t>
      </w:r>
      <w:r w:rsidR="00936514">
        <w:t xml:space="preserve">identical to </w:t>
      </w:r>
      <m:oMath>
        <m:sSub>
          <m:sSubPr>
            <m:ctrlPr>
              <w:ins w:id="6" w:author="Matthias Ihme" w:date="2014-04-09T22:55:00Z">
                <w:rPr>
                  <w:rFonts w:ascii="Cambria Math" w:hAnsi="Cambria Math"/>
                  <w:i/>
                </w:rPr>
              </w:ins>
            </m:ctrlPr>
          </m:sSubPr>
          <m:e>
            <m:r>
              <w:rPr>
                <w:rFonts w:ascii="Cambria Math" w:hAnsi="Cambria Math"/>
              </w:rPr>
              <m:t>U</m:t>
            </m:r>
          </m:e>
          <m:sub>
            <m:r>
              <w:rPr>
                <w:rFonts w:ascii="Cambria Math" w:hAnsi="Cambria Math"/>
              </w:rPr>
              <m:t>0</m:t>
            </m:r>
          </m:sub>
        </m:sSub>
      </m:oMath>
      <w:r w:rsidR="0065026E">
        <w:t>)</w:t>
      </w:r>
      <w:r w:rsidR="005D294E">
        <w:rPr>
          <w:rStyle w:val="FootnoteReference"/>
        </w:rPr>
        <w:footnoteReference w:id="1"/>
      </w:r>
      <w:r>
        <w:t xml:space="preserve">, for the </w:t>
      </w:r>
      <w:proofErr w:type="spellStart"/>
      <w:r>
        <w:t>HondaJet</w:t>
      </w:r>
      <w:proofErr w:type="spellEnd"/>
      <w:r>
        <w:t xml:space="preserve"> at </w:t>
      </w:r>
      <w:r w:rsidR="0089435E">
        <w:t>maximum takeoff weight and three different altitudes (sea level; 30,000 ft; 43,000 ft).</w:t>
      </w:r>
      <w:r w:rsidR="005B2110">
        <w:t xml:space="preserve"> First, show the symbolic expression; then, plot all three curves in a single graph of </w:t>
      </w:r>
      <w:proofErr w:type="spellStart"/>
      <w:r w:rsidR="005B2110" w:rsidRPr="005B2110">
        <w:rPr>
          <w:rFonts w:ascii="Cambria" w:hAnsi="Cambria"/>
          <w:i/>
        </w:rPr>
        <w:t>T</w:t>
      </w:r>
      <w:r w:rsidR="005B2110" w:rsidRPr="005B2110">
        <w:rPr>
          <w:rFonts w:ascii="Cambria" w:hAnsi="Cambria"/>
          <w:i/>
          <w:vertAlign w:val="subscript"/>
        </w:rPr>
        <w:t>required</w:t>
      </w:r>
      <w:proofErr w:type="spellEnd"/>
      <w:r w:rsidR="005B2110">
        <w:t xml:space="preserve"> vs </w:t>
      </w:r>
      <w:r w:rsidR="005B2110" w:rsidRPr="005B2110">
        <w:rPr>
          <w:rFonts w:ascii="Cambria" w:hAnsi="Cambria"/>
          <w:i/>
        </w:rPr>
        <w:t>U</w:t>
      </w:r>
      <w:r w:rsidR="005B2110" w:rsidRPr="005B2110">
        <w:rPr>
          <w:rFonts w:ascii="Cambria" w:hAnsi="Cambria"/>
          <w:i/>
          <w:vertAlign w:val="subscript"/>
        </w:rPr>
        <w:t>∞</w:t>
      </w:r>
      <w:r w:rsidR="00C07F49">
        <w:t xml:space="preserve">. </w:t>
      </w:r>
      <w:r w:rsidR="00D15115">
        <w:t xml:space="preserve">To do this, complete the code marked </w:t>
      </w:r>
      <w:r w:rsidR="00D15115" w:rsidRPr="00D15115">
        <w:rPr>
          <w:b/>
        </w:rPr>
        <w:t>TODO</w:t>
      </w:r>
      <w:r w:rsidR="00D15115">
        <w:t xml:space="preserve"> in the function </w:t>
      </w:r>
      <w:proofErr w:type="spellStart"/>
      <w:r w:rsidR="00D15115">
        <w:t>thrustRequired</w:t>
      </w:r>
      <w:proofErr w:type="spellEnd"/>
      <w:r w:rsidR="00D15115">
        <w:t xml:space="preserve"> and the driver code (</w:t>
      </w:r>
      <w:r w:rsidR="00D15115" w:rsidRPr="00D15115">
        <w:t>problemSet1Driver.m</w:t>
      </w:r>
      <w:r w:rsidR="00D15115">
        <w:t xml:space="preserve">). </w:t>
      </w:r>
      <w:r w:rsidR="00A34C44">
        <w:t>What is the difference in the required thrust among these three altitudes?</w:t>
      </w:r>
      <w:r w:rsidR="00BB4DEE">
        <w:t xml:space="preserve">  What effect do you think this would have on fuel consumption, range, and flight time?</w:t>
      </w:r>
      <w:r w:rsidR="005945EC">
        <w:t xml:space="preserve">  Are there any Mach number concerns over the range of flight speeds (and altitudes) you have plotted?</w:t>
      </w:r>
    </w:p>
    <w:p w14:paraId="42093C39" w14:textId="6C02F373" w:rsidR="00555C60" w:rsidRDefault="00C357FD" w:rsidP="0026668B">
      <w:pPr>
        <w:pStyle w:val="Times12Justified"/>
        <w:numPr>
          <w:ilvl w:val="0"/>
          <w:numId w:val="2"/>
        </w:numPr>
        <w:ind w:left="720"/>
      </w:pPr>
      <w:r>
        <w:t xml:space="preserve">Calculate the range </w:t>
      </w:r>
      <w:r w:rsidR="00A839BB">
        <w:t>for cruise at 30,000 ft and at 43,000 ft, selecting the operating condition near the minimum drag at that altitude.  Note that TSFC is a function of Mach number – you can either use the value at Mach 0.7</w:t>
      </w:r>
      <w:r w:rsidR="000D09CE">
        <w:t xml:space="preserve"> or choose (and explain your reasoning) a value between the given </w:t>
      </w:r>
      <w:r w:rsidR="0007340B">
        <w:t xml:space="preserve">data </w:t>
      </w:r>
      <w:r w:rsidR="000D09CE">
        <w:t>for TSFC at static and Mach 0.7 conditions.</w:t>
      </w:r>
    </w:p>
    <w:p w14:paraId="11627FBD" w14:textId="77777777" w:rsidR="00BD016F" w:rsidRDefault="00BD016F" w:rsidP="00E24D5C">
      <w:pPr>
        <w:pStyle w:val="Times12Justified"/>
        <w:ind w:firstLine="0"/>
      </w:pPr>
    </w:p>
    <w:p w14:paraId="70E43AEE" w14:textId="5C67A80B" w:rsidR="0026668B" w:rsidRDefault="00E24D5C" w:rsidP="0026668B">
      <w:pPr>
        <w:pStyle w:val="Times12Single"/>
        <w:rPr>
          <w:b/>
          <w:sz w:val="28"/>
          <w:szCs w:val="28"/>
        </w:rPr>
      </w:pPr>
      <w:r>
        <w:rPr>
          <w:b/>
          <w:sz w:val="28"/>
          <w:szCs w:val="28"/>
        </w:rPr>
        <w:t>Problem 2</w:t>
      </w:r>
      <w:r w:rsidR="0026668B" w:rsidRPr="009B3005">
        <w:rPr>
          <w:b/>
          <w:sz w:val="28"/>
          <w:szCs w:val="28"/>
        </w:rPr>
        <w:t xml:space="preserve">. </w:t>
      </w:r>
      <w:r w:rsidR="009B2AC7">
        <w:rPr>
          <w:b/>
          <w:sz w:val="28"/>
          <w:szCs w:val="28"/>
        </w:rPr>
        <w:t>The Ideal Turbojet and the Real Turbofan</w:t>
      </w:r>
    </w:p>
    <w:p w14:paraId="44EB32A6" w14:textId="77777777" w:rsidR="00602781" w:rsidRDefault="00602781" w:rsidP="0026668B">
      <w:pPr>
        <w:pStyle w:val="Times12Single"/>
        <w:rPr>
          <w:b/>
          <w:sz w:val="28"/>
          <w:szCs w:val="28"/>
        </w:rPr>
      </w:pPr>
    </w:p>
    <w:p w14:paraId="1EB4856D" w14:textId="23192A71" w:rsidR="007A33E7" w:rsidRDefault="007A33E7" w:rsidP="007A33E7">
      <w:pPr>
        <w:pStyle w:val="Times12Justified"/>
      </w:pPr>
      <w:r>
        <w:rPr>
          <w:noProof/>
          <w:lang w:eastAsia="en-US"/>
        </w:rPr>
        <mc:AlternateContent>
          <mc:Choice Requires="wps">
            <w:drawing>
              <wp:anchor distT="45720" distB="45720" distL="114300" distR="114300" simplePos="0" relativeHeight="251659264" behindDoc="0" locked="0" layoutInCell="1" allowOverlap="1" wp14:anchorId="657CC76B" wp14:editId="18565529">
                <wp:simplePos x="0" y="0"/>
                <wp:positionH relativeFrom="column">
                  <wp:posOffset>2743200</wp:posOffset>
                </wp:positionH>
                <wp:positionV relativeFrom="paragraph">
                  <wp:posOffset>49530</wp:posOffset>
                </wp:positionV>
                <wp:extent cx="3023235" cy="3274060"/>
                <wp:effectExtent l="0" t="0" r="24765" b="27940"/>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23235" cy="3274060"/>
                        </a:xfrm>
                        <a:prstGeom prst="rect">
                          <a:avLst/>
                        </a:prstGeom>
                        <a:solidFill>
                          <a:srgbClr val="FFFFFF"/>
                        </a:solidFill>
                        <a:ln w="9525">
                          <a:solidFill>
                            <a:srgbClr val="000000"/>
                          </a:solidFill>
                          <a:miter lim="800000"/>
                          <a:headEnd/>
                          <a:tailEnd/>
                        </a:ln>
                      </wps:spPr>
                      <wps:txbx>
                        <w:txbxContent>
                          <w:p w14:paraId="1A13DEED" w14:textId="77777777" w:rsidR="00C07F49" w:rsidRDefault="00C07F49" w:rsidP="007A33E7">
                            <w:pPr>
                              <w:pStyle w:val="Times12Single"/>
                              <w:keepNext/>
                              <w:spacing w:before="120" w:after="120"/>
                              <w:jc w:val="center"/>
                            </w:pPr>
                            <w:r>
                              <w:rPr>
                                <w:noProof/>
                                <w:lang w:eastAsia="en-US"/>
                              </w:rPr>
                              <w:drawing>
                                <wp:inline distT="0" distB="0" distL="0" distR="0" wp14:anchorId="69504D95" wp14:editId="74D66EAA">
                                  <wp:extent cx="2585451" cy="2514624"/>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8302" t="16733" r="29312" b="15369"/>
                                          <a:stretch/>
                                        </pic:blipFill>
                                        <pic:spPr bwMode="auto">
                                          <a:xfrm>
                                            <a:off x="0" y="0"/>
                                            <a:ext cx="2603313" cy="2531996"/>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ext>
                                          </a:extLst>
                                        </pic:spPr>
                                      </pic:pic>
                                    </a:graphicData>
                                  </a:graphic>
                                </wp:inline>
                              </w:drawing>
                            </w:r>
                          </w:p>
                          <w:p w14:paraId="075BD6E9" w14:textId="3D4691E1" w:rsidR="00C07F49" w:rsidRDefault="00C07F49" w:rsidP="007A33E7">
                            <w:pPr>
                              <w:pStyle w:val="Caption"/>
                            </w:pPr>
                            <w:bookmarkStart w:id="9" w:name="_Ref384748177"/>
                            <w:bookmarkStart w:id="10" w:name="_Ref384748179"/>
                            <w:r>
                              <w:t xml:space="preserve">Figure </w:t>
                            </w:r>
                            <w:bookmarkEnd w:id="9"/>
                            <w:r>
                              <w:t>2.</w:t>
                            </w:r>
                            <w:r>
                              <w:rPr>
                                <w:noProof/>
                              </w:rPr>
                              <w:t xml:space="preserve"> Examples of commercial (high-bypass-ratio) and military (low-bypass-ratio) turbofan engines.</w:t>
                            </w:r>
                            <w:bookmarkEnd w:id="10"/>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57CC76B" id="_x0000_t202" coordsize="21600,21600" o:spt="202" path="m,l,21600r21600,l21600,xe">
                <v:stroke joinstyle="miter"/>
                <v:path gradientshapeok="t" o:connecttype="rect"/>
              </v:shapetype>
              <v:shape id="Text Box 2" o:spid="_x0000_s1026" type="#_x0000_t202" style="position:absolute;left:0;text-align:left;margin-left:3in;margin-top:3.9pt;width:238.05pt;height:257.8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">
                <v:textbox>
                  <w:txbxContent>
                    <w:p w14:paraId="1A13DEED" w14:textId="77777777" w:rsidR="00C07F49" w:rsidRDefault="00C07F49" w:rsidP="007A33E7">
                      <w:pPr>
                        <w:pStyle w:val="Times12Single"/>
                        <w:keepNext/>
                        <w:spacing w:before="120" w:after="120"/>
                        <w:jc w:val="center"/>
                      </w:pPr>
                      <w:r>
                        <w:rPr>
                          <w:noProof/>
                          <w:lang w:eastAsia="en-US"/>
                        </w:rPr>
                        <w:drawing>
                          <wp:inline distT="0" distB="0" distL="0" distR="0" wp14:anchorId="69504D95" wp14:editId="74D66EAA">
                            <wp:extent cx="2585451" cy="2514624"/>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8302" t="16733" r="29312" b="15369"/>
                                    <a:stretch/>
                                  </pic:blipFill>
                                  <pic:spPr bwMode="auto">
                                    <a:xfrm>
                                      <a:off x="0" y="0"/>
                                      <a:ext cx="2603313" cy="2531996"/>
                                    </a:xfrm>
                                    <a:prstGeom prst="rect">
                                      <a:avLst/>
                                    </a:prstGeom>
                                    <a:ln>
                                      <a:noFill/>
                                    </a:ln>
                                    <a:extLst>
                                      <a:ext uri="{53640926-AAD7-44d8-BBD7-CCE9431645EC}">
                                        <a14:shadowObscured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14:paraId="075BD6E9" w14:textId="3D4691E1" w:rsidR="00C07F49" w:rsidRDefault="00C07F49" w:rsidP="007A33E7">
                      <w:pPr>
                        <w:pStyle w:val="Caption"/>
                      </w:pPr>
                      <w:bookmarkStart w:id="10" w:name="_Ref384748177"/>
                      <w:bookmarkStart w:id="11" w:name="_Ref384748179"/>
                      <w:r>
                        <w:t xml:space="preserve">Figure </w:t>
                      </w:r>
                      <w:bookmarkEnd w:id="10"/>
                      <w:r>
                        <w:t>2.</w:t>
                      </w:r>
                      <w:r>
                        <w:rPr>
                          <w:noProof/>
                        </w:rPr>
                        <w:t xml:space="preserve"> Examples of commercial (high-bypass-ratio) and military (low-bypass-ratio) turbofan engines.</w:t>
                      </w:r>
                      <w:bookmarkEnd w:id="11"/>
                    </w:p>
                  </w:txbxContent>
                </v:textbox>
                <w10:wrap type="square"/>
              </v:shape>
            </w:pict>
          </mc:Fallback>
        </mc:AlternateContent>
      </w:r>
      <w:r>
        <w:t>Figure 2 shows the convention for “station numbering” for gas turbine engines.  These examples are turbofans, in which a portion of the air mass flows through the low-pressure fan and does not undergo combustion.  Note that there can be slightly different convention</w:t>
      </w:r>
      <w:r w:rsidR="0078113A">
        <w:t>s</w:t>
      </w:r>
      <w:r>
        <w:t xml:space="preserve"> for numbering stations involving an afterburner, but we are not dealing with that here.</w:t>
      </w:r>
    </w:p>
    <w:p w14:paraId="5B292A99" w14:textId="70C706DB" w:rsidR="007A33E7" w:rsidRDefault="007A33E7" w:rsidP="007A33E7">
      <w:pPr>
        <w:pStyle w:val="Times12Single"/>
        <w:ind w:firstLine="720"/>
      </w:pPr>
      <w:r>
        <w:t>In the following problem, we will consider</w:t>
      </w:r>
      <w:r w:rsidR="004E7319">
        <w:t xml:space="preserve"> two models for</w:t>
      </w:r>
      <w:r>
        <w:t xml:space="preserve"> the Honda HF120 turbofan engine</w:t>
      </w:r>
      <w:r w:rsidR="004E7319">
        <w:t>: an ideal turbojet</w:t>
      </w:r>
      <w:r>
        <w:t xml:space="preserve"> and a</w:t>
      </w:r>
      <w:r w:rsidR="004E7319">
        <w:t xml:space="preserve"> real turbofan. The objective here is to build understanding </w:t>
      </w:r>
      <w:r w:rsidR="00602781">
        <w:t xml:space="preserve">about how the design parameters and operational conditions can affect the performance of the engine. </w:t>
      </w:r>
    </w:p>
    <w:p w14:paraId="6435EBF5" w14:textId="77777777" w:rsidR="002F08DF" w:rsidRDefault="002F08DF" w:rsidP="007A33E7">
      <w:pPr>
        <w:pStyle w:val="Times12Single"/>
        <w:ind w:firstLine="720"/>
      </w:pPr>
    </w:p>
    <w:p w14:paraId="46B70284" w14:textId="77777777" w:rsidR="0078088A" w:rsidRDefault="0078088A" w:rsidP="007A33E7">
      <w:pPr>
        <w:pStyle w:val="Times12Single"/>
        <w:ind w:firstLine="720"/>
      </w:pPr>
    </w:p>
    <w:p w14:paraId="6E0F0785" w14:textId="5E14FE9F" w:rsidR="002F08DF" w:rsidRDefault="007A33E7" w:rsidP="002F08DF">
      <w:pPr>
        <w:pStyle w:val="Times12Single"/>
        <w:numPr>
          <w:ilvl w:val="0"/>
          <w:numId w:val="6"/>
        </w:numPr>
        <w:ind w:left="360"/>
      </w:pPr>
      <w:r w:rsidRPr="004E7319">
        <w:rPr>
          <w:b/>
        </w:rPr>
        <w:t xml:space="preserve">The Ideal </w:t>
      </w:r>
      <w:r w:rsidR="00602781">
        <w:rPr>
          <w:b/>
        </w:rPr>
        <w:t>Turbojet</w:t>
      </w:r>
    </w:p>
    <w:p w14:paraId="17B20BF5" w14:textId="50E27537" w:rsidR="002F08DF" w:rsidRDefault="00602781" w:rsidP="002F08DF">
      <w:pPr>
        <w:pStyle w:val="Times12Justified"/>
        <w:ind w:left="360"/>
      </w:pPr>
      <w:r>
        <w:t xml:space="preserve">For this problem we will model the engine as </w:t>
      </w:r>
      <w:r w:rsidR="004E7319">
        <w:t xml:space="preserve">an ideal Brayton cycle with compressor pressure ratio of </w:t>
      </w:r>
      <w:r w:rsidR="005A1CAB">
        <w:t>24</w:t>
      </w:r>
      <w:r w:rsidR="004E7319">
        <w:t xml:space="preserve">, </w:t>
      </w:r>
      <w:r w:rsidR="00663CFE">
        <w:t xml:space="preserve">a turbine inlet temperature of </w:t>
      </w:r>
      <w:r w:rsidR="00643F3F">
        <w:t>1</w:t>
      </w:r>
      <w:r w:rsidR="00663CFE">
        <w:t>600 K</w:t>
      </w:r>
      <w:r w:rsidR="004E7319">
        <w:t>,</w:t>
      </w:r>
      <w:r w:rsidR="004E7319" w:rsidRPr="00107A84">
        <w:t xml:space="preserve"> </w:t>
      </w:r>
      <w:r w:rsidR="004E7319">
        <w:t>and a mass flow rate (of air) of 8 kg/s at</w:t>
      </w:r>
      <w:r w:rsidR="00643F3F">
        <w:t xml:space="preserve"> sea level operating conditions.</w:t>
      </w:r>
    </w:p>
    <w:p w14:paraId="2481843B" w14:textId="7E1F549C" w:rsidR="002F08DF" w:rsidRDefault="002F08DF" w:rsidP="002F08DF">
      <w:pPr>
        <w:pStyle w:val="Times12Justified"/>
        <w:numPr>
          <w:ilvl w:val="0"/>
          <w:numId w:val="5"/>
        </w:numPr>
        <w:ind w:left="1080"/>
      </w:pPr>
      <w:r>
        <w:t xml:space="preserve">Following the station numbering </w:t>
      </w:r>
      <w:r w:rsidR="003C5039">
        <w:t>conventions from Figure 2</w:t>
      </w:r>
      <w:r>
        <w:t>, sketch a diagram of an ideal turbojet engine reflecting the components in an ideal Brayton cycle with (ideal) inlet diffuser and nozzle.</w:t>
      </w:r>
    </w:p>
    <w:p w14:paraId="454A8629" w14:textId="611EB042" w:rsidR="002F08DF" w:rsidRDefault="002F08DF" w:rsidP="002F08DF">
      <w:pPr>
        <w:pStyle w:val="Times12Justified"/>
        <w:numPr>
          <w:ilvl w:val="0"/>
          <w:numId w:val="5"/>
        </w:numPr>
        <w:ind w:left="1080"/>
      </w:pPr>
      <w:r>
        <w:t>Work through (symbolically), given freestream altitude (</w:t>
      </w:r>
      <w:r w:rsidRPr="009101C4">
        <w:rPr>
          <w:rFonts w:ascii="Cambria" w:hAnsi="Cambria"/>
          <w:i/>
        </w:rPr>
        <w:t>ρ</w:t>
      </w:r>
      <w:r w:rsidRPr="009101C4">
        <w:rPr>
          <w:rFonts w:ascii="Cambria" w:hAnsi="Cambria"/>
          <w:i/>
          <w:vertAlign w:val="subscript"/>
        </w:rPr>
        <w:t>0</w:t>
      </w:r>
      <w:r>
        <w:t xml:space="preserve">, </w:t>
      </w:r>
      <w:r w:rsidRPr="009101C4">
        <w:rPr>
          <w:rFonts w:ascii="Cambria" w:hAnsi="Cambria"/>
          <w:i/>
        </w:rPr>
        <w:t>T</w:t>
      </w:r>
      <w:r w:rsidRPr="009101C4">
        <w:rPr>
          <w:rFonts w:ascii="Cambria" w:hAnsi="Cambria"/>
          <w:i/>
          <w:vertAlign w:val="subscript"/>
        </w:rPr>
        <w:t>0</w:t>
      </w:r>
      <w:r>
        <w:t xml:space="preserve">, </w:t>
      </w:r>
      <w:r w:rsidRPr="009101C4">
        <w:rPr>
          <w:rFonts w:ascii="Cambria" w:hAnsi="Cambria"/>
          <w:i/>
        </w:rPr>
        <w:t>p</w:t>
      </w:r>
      <w:r w:rsidRPr="009101C4">
        <w:rPr>
          <w:rFonts w:ascii="Cambria" w:hAnsi="Cambria"/>
          <w:i/>
          <w:vertAlign w:val="subscript"/>
        </w:rPr>
        <w:t>0</w:t>
      </w:r>
      <w:r>
        <w:t>), speed (</w:t>
      </w:r>
      <w:r w:rsidRPr="009101C4">
        <w:rPr>
          <w:rFonts w:ascii="Cambria" w:hAnsi="Cambria"/>
          <w:i/>
        </w:rPr>
        <w:t>U</w:t>
      </w:r>
      <w:r w:rsidRPr="009101C4">
        <w:rPr>
          <w:rFonts w:ascii="Cambria" w:hAnsi="Cambria"/>
          <w:i/>
          <w:vertAlign w:val="subscript"/>
        </w:rPr>
        <w:t>0</w:t>
      </w:r>
      <w:r>
        <w:t>), compressor pressure ratio (</w:t>
      </w:r>
      <w:r w:rsidRPr="009101C4">
        <w:rPr>
          <w:rFonts w:ascii="Cambria" w:hAnsi="Cambria"/>
          <w:i/>
        </w:rPr>
        <w:t>P</w:t>
      </w:r>
      <w:r w:rsidRPr="009101C4">
        <w:rPr>
          <w:rFonts w:ascii="Cambria" w:hAnsi="Cambria"/>
          <w:i/>
          <w:vertAlign w:val="subscript"/>
        </w:rPr>
        <w:t>3</w:t>
      </w:r>
      <w:r w:rsidRPr="009101C4">
        <w:rPr>
          <w:rFonts w:ascii="Cambria" w:hAnsi="Cambria"/>
          <w:i/>
        </w:rPr>
        <w:t>/P</w:t>
      </w:r>
      <w:r w:rsidRPr="009101C4">
        <w:rPr>
          <w:rFonts w:ascii="Cambria" w:hAnsi="Cambria"/>
          <w:i/>
          <w:vertAlign w:val="subscript"/>
        </w:rPr>
        <w:t>2</w:t>
      </w:r>
      <w:r>
        <w:t>), temperature at the turbine inlet (</w:t>
      </w:r>
      <w:r w:rsidRPr="009101C4">
        <w:rPr>
          <w:rFonts w:ascii="Cambria" w:hAnsi="Cambria"/>
          <w:i/>
        </w:rPr>
        <w:t>T</w:t>
      </w:r>
      <w:r w:rsidRPr="009101C4">
        <w:rPr>
          <w:rFonts w:ascii="Cambria" w:hAnsi="Cambria"/>
          <w:i/>
          <w:vertAlign w:val="subscript"/>
        </w:rPr>
        <w:t>4</w:t>
      </w:r>
      <w:r>
        <w:t>) and mass flow (</w:t>
      </w:r>
      <m:oMath>
        <m:acc>
          <m:accPr>
            <m:chr m:val="̇"/>
            <m:ctrlPr>
              <w:rPr>
                <w:rFonts w:ascii="Cambria Math" w:hAnsi="Cambria Math"/>
                <w:i/>
              </w:rPr>
            </m:ctrlPr>
          </m:accPr>
          <m:e>
            <m:r>
              <w:rPr>
                <w:rFonts w:ascii="Cambria Math" w:hAnsi="Cambria Math"/>
              </w:rPr>
              <m:t>m</m:t>
            </m:r>
          </m:e>
        </m:acc>
        <m:r>
          <w:rPr>
            <w:rFonts w:ascii="Cambria Math" w:hAnsi="Cambria Math"/>
          </w:rPr>
          <m:t>)</m:t>
        </m:r>
      </m:oMath>
      <w:r>
        <w:t>, to obtain the exit velocity and thrust of our ideal turbojet.</w:t>
      </w:r>
    </w:p>
    <w:p w14:paraId="5214D419" w14:textId="709CFF0A" w:rsidR="002F08DF" w:rsidRDefault="002F08DF" w:rsidP="002F08DF">
      <w:pPr>
        <w:pStyle w:val="Times12Justified"/>
        <w:numPr>
          <w:ilvl w:val="0"/>
          <w:numId w:val="5"/>
        </w:numPr>
        <w:ind w:left="1080"/>
      </w:pPr>
      <w:r>
        <w:t xml:space="preserve">Calculate the sea-level static thrust of this ideal turbojet </w:t>
      </w:r>
      <w:proofErr w:type="gramStart"/>
      <w:r>
        <w:t>engine, and</w:t>
      </w:r>
      <w:proofErr w:type="gramEnd"/>
      <w:r>
        <w:t xml:space="preserve"> compare this value to the GE Honda HF120 engine (images and specs in </w:t>
      </w:r>
      <w:r>
        <w:fldChar w:fldCharType="begin"/>
      </w:r>
      <w:r>
        <w:instrText xml:space="preserve"> REF _Ref384826602 \h </w:instrText>
      </w:r>
      <w:r>
        <w:fldChar w:fldCharType="separate"/>
      </w:r>
      <w:r>
        <w:t xml:space="preserve">Figure </w:t>
      </w:r>
      <w:r>
        <w:fldChar w:fldCharType="end"/>
      </w:r>
      <w:r>
        <w:t xml:space="preserve">3 </w:t>
      </w:r>
      <w:r>
        <w:fldChar w:fldCharType="begin"/>
      </w:r>
      <w:r>
        <w:instrText xml:space="preserve"> REF _Ref384831406 \p \h </w:instrText>
      </w:r>
      <w:r>
        <w:fldChar w:fldCharType="separate"/>
      </w:r>
      <w:r>
        <w:t>below</w:t>
      </w:r>
      <w:r>
        <w:fldChar w:fldCharType="end"/>
      </w:r>
      <w:r>
        <w:t xml:space="preserve">).  Comment on any </w:t>
      </w:r>
      <w:proofErr w:type="gramStart"/>
      <w:r>
        <w:t>differences, and</w:t>
      </w:r>
      <w:proofErr w:type="gramEnd"/>
      <w:r>
        <w:t xml:space="preserve"> explain why/how you think our model differs from the HF120.</w:t>
      </w:r>
    </w:p>
    <w:p w14:paraId="650CDB55" w14:textId="1F1283FB" w:rsidR="00021EFC" w:rsidRDefault="00021EFC" w:rsidP="00021EFC">
      <w:pPr>
        <w:pStyle w:val="Times12Single"/>
        <w:numPr>
          <w:ilvl w:val="0"/>
          <w:numId w:val="6"/>
        </w:numPr>
        <w:ind w:left="360"/>
      </w:pPr>
      <w:r>
        <w:rPr>
          <w:b/>
        </w:rPr>
        <w:t>The Real Turbofan</w:t>
      </w:r>
    </w:p>
    <w:p w14:paraId="7EB5AFEC" w14:textId="77777777" w:rsidR="0026668B" w:rsidRDefault="0026668B" w:rsidP="00021EFC">
      <w:pPr>
        <w:pStyle w:val="Times12Justified"/>
        <w:ind w:left="360" w:firstLine="0"/>
      </w:pPr>
      <w:r>
        <w:t>A turbofan has an additional stage ahead of the high-pressure compressor that produces thrust by blowing “bypass” air that does not undergo combustion.  Also, the fan is the first-stage or low-pressure compressor for the air that does flow through the core.  To drive the fan, a second turbine stage is added that rotates independently of the high-pressure turbine and compressor we already had in the turbojet gas generator.</w:t>
      </w:r>
    </w:p>
    <w:p w14:paraId="58E5BEE2" w14:textId="40E6414A" w:rsidR="0026668B" w:rsidRDefault="0026668B" w:rsidP="00021EFC">
      <w:pPr>
        <w:pStyle w:val="Times12Justified"/>
        <w:ind w:left="360"/>
      </w:pPr>
      <w:r>
        <w:t>For the following analysis, consider a turbofan cycle with a bypass ratio of 2.9, fan pressure ratio of 2.0, overall pressure ratio of 24</w:t>
      </w:r>
      <w:r w:rsidR="00663CFE">
        <w:t xml:space="preserve"> (including fan and high-pressure compressor)</w:t>
      </w:r>
      <w:r>
        <w:t>, temperature at the turbine inlet of 1600 K,</w:t>
      </w:r>
      <w:r w:rsidRPr="00107A84">
        <w:t xml:space="preserve"> </w:t>
      </w:r>
      <w:r>
        <w:t>and a core mass flow rate (of air) of 8 kg/s at</w:t>
      </w:r>
      <w:r w:rsidR="00643F3F">
        <w:t xml:space="preserve"> sea level operating conditions.</w:t>
      </w:r>
    </w:p>
    <w:p w14:paraId="00D8C237" w14:textId="6DE7E1F5" w:rsidR="0026668B" w:rsidRDefault="003C5039" w:rsidP="002F08DF">
      <w:pPr>
        <w:pStyle w:val="Times12Justified"/>
        <w:numPr>
          <w:ilvl w:val="0"/>
          <w:numId w:val="12"/>
        </w:numPr>
      </w:pPr>
      <w:r>
        <w:t>Following the station numbering conventions from Figure 2</w:t>
      </w:r>
      <w:r w:rsidR="0026668B">
        <w:t>, sketch a diagram of a turbofan engine.  Clearly mark the fan exhaust as well as the separation of the two compressor stages (or, fan and compressor) and the two turbine stages.  Also, show the shaft connections between the corresponding turbine and compressor stages.</w:t>
      </w:r>
    </w:p>
    <w:p w14:paraId="7DB92FDD" w14:textId="64D6CA0F" w:rsidR="0026668B" w:rsidRDefault="0026668B" w:rsidP="002F08DF">
      <w:pPr>
        <w:pStyle w:val="Times12Justified"/>
        <w:numPr>
          <w:ilvl w:val="0"/>
          <w:numId w:val="12"/>
        </w:numPr>
      </w:pPr>
      <w:r>
        <w:t>Work through (symbolically) to obtain the exit velocity and thrust of a turbofan with losses, given freestream altitude (</w:t>
      </w:r>
      <w:r w:rsidRPr="009101C4">
        <w:rPr>
          <w:rFonts w:ascii="Cambria" w:hAnsi="Cambria"/>
          <w:i/>
        </w:rPr>
        <w:t>ρ</w:t>
      </w:r>
      <w:r w:rsidRPr="009101C4">
        <w:rPr>
          <w:rFonts w:ascii="Cambria" w:hAnsi="Cambria"/>
          <w:i/>
          <w:vertAlign w:val="subscript"/>
        </w:rPr>
        <w:t>0</w:t>
      </w:r>
      <w:r>
        <w:t xml:space="preserve">, </w:t>
      </w:r>
      <w:r w:rsidRPr="009101C4">
        <w:rPr>
          <w:rFonts w:ascii="Cambria" w:hAnsi="Cambria"/>
          <w:i/>
        </w:rPr>
        <w:t>T</w:t>
      </w:r>
      <w:r w:rsidRPr="009101C4">
        <w:rPr>
          <w:rFonts w:ascii="Cambria" w:hAnsi="Cambria"/>
          <w:i/>
          <w:vertAlign w:val="subscript"/>
        </w:rPr>
        <w:t>0</w:t>
      </w:r>
      <w:r>
        <w:t xml:space="preserve">, </w:t>
      </w:r>
      <w:r w:rsidRPr="009101C4">
        <w:rPr>
          <w:rFonts w:ascii="Cambria" w:hAnsi="Cambria"/>
          <w:i/>
        </w:rPr>
        <w:t>p</w:t>
      </w:r>
      <w:r w:rsidRPr="009101C4">
        <w:rPr>
          <w:rFonts w:ascii="Cambria" w:hAnsi="Cambria"/>
          <w:i/>
          <w:vertAlign w:val="subscript"/>
        </w:rPr>
        <w:t>0</w:t>
      </w:r>
      <w:r>
        <w:t>), speed (</w:t>
      </w:r>
      <w:r w:rsidRPr="009101C4">
        <w:rPr>
          <w:rFonts w:ascii="Cambria" w:hAnsi="Cambria"/>
          <w:i/>
        </w:rPr>
        <w:t>U</w:t>
      </w:r>
      <w:r w:rsidRPr="009101C4">
        <w:rPr>
          <w:rFonts w:ascii="Cambria" w:hAnsi="Cambria"/>
          <w:i/>
          <w:vertAlign w:val="subscript"/>
        </w:rPr>
        <w:t>0</w:t>
      </w:r>
      <w:r>
        <w:t>), fan pressure ratio (</w:t>
      </w:r>
      <w:r>
        <w:rPr>
          <w:rFonts w:ascii="Cambria" w:hAnsi="Cambria"/>
          <w:i/>
        </w:rPr>
        <w:t>p</w:t>
      </w:r>
      <w:r>
        <w:rPr>
          <w:rFonts w:ascii="Cambria" w:hAnsi="Cambria"/>
          <w:i/>
          <w:vertAlign w:val="subscript"/>
        </w:rPr>
        <w:t>03_fan</w:t>
      </w:r>
      <w:r w:rsidRPr="009101C4">
        <w:rPr>
          <w:rFonts w:ascii="Cambria" w:hAnsi="Cambria"/>
          <w:i/>
        </w:rPr>
        <w:t>/</w:t>
      </w:r>
      <w:r>
        <w:rPr>
          <w:rFonts w:ascii="Cambria" w:hAnsi="Cambria"/>
          <w:i/>
        </w:rPr>
        <w:t>p</w:t>
      </w:r>
      <w:r>
        <w:rPr>
          <w:rFonts w:ascii="Cambria" w:hAnsi="Cambria"/>
          <w:i/>
          <w:vertAlign w:val="subscript"/>
        </w:rPr>
        <w:t>02</w:t>
      </w:r>
      <w:r>
        <w:t>), compressor pressure ratio (</w:t>
      </w:r>
      <w:r>
        <w:rPr>
          <w:rFonts w:ascii="Cambria" w:hAnsi="Cambria"/>
          <w:i/>
        </w:rPr>
        <w:t>p</w:t>
      </w:r>
      <w:r>
        <w:rPr>
          <w:rFonts w:ascii="Cambria" w:hAnsi="Cambria"/>
          <w:i/>
          <w:vertAlign w:val="subscript"/>
        </w:rPr>
        <w:t>03</w:t>
      </w:r>
      <w:r w:rsidRPr="009101C4">
        <w:rPr>
          <w:rFonts w:ascii="Cambria" w:hAnsi="Cambria"/>
          <w:i/>
        </w:rPr>
        <w:t>/</w:t>
      </w:r>
      <w:r>
        <w:rPr>
          <w:rFonts w:ascii="Cambria" w:hAnsi="Cambria"/>
          <w:i/>
        </w:rPr>
        <w:t>p</w:t>
      </w:r>
      <w:r>
        <w:rPr>
          <w:rFonts w:ascii="Cambria" w:hAnsi="Cambria"/>
          <w:i/>
          <w:vertAlign w:val="subscript"/>
        </w:rPr>
        <w:t>02</w:t>
      </w:r>
      <w:r>
        <w:t>), temperature at the turbine inlet (</w:t>
      </w:r>
      <w:r w:rsidRPr="009101C4">
        <w:rPr>
          <w:rFonts w:ascii="Cambria" w:hAnsi="Cambria"/>
          <w:i/>
        </w:rPr>
        <w:t>T</w:t>
      </w:r>
      <w:r w:rsidRPr="009101C4">
        <w:rPr>
          <w:rFonts w:ascii="Cambria" w:hAnsi="Cambria"/>
          <w:i/>
          <w:vertAlign w:val="subscript"/>
        </w:rPr>
        <w:t>4</w:t>
      </w:r>
      <w:r>
        <w:t>), mass flow through the core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core</m:t>
            </m:r>
          </m:sub>
        </m:sSub>
        <m:r>
          <w:rPr>
            <w:rFonts w:ascii="Cambria Math" w:hAnsi="Cambria Math"/>
          </w:rPr>
          <m:t>)</m:t>
        </m:r>
      </m:oMath>
      <w:r>
        <w:t>, bypass ratio (</w:t>
      </w:r>
      <m:oMath>
        <m:r>
          <w:rPr>
            <w:rFonts w:ascii="Cambria Math" w:hAnsi="Cambria Math"/>
          </w:rPr>
          <m:t>β=</m:t>
        </m:r>
        <m:f>
          <m:fPr>
            <m:type m:val="lin"/>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fan</m:t>
                </m:r>
              </m:sub>
            </m:sSub>
          </m:num>
          <m:den>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core</m:t>
                </m:r>
              </m:sub>
            </m:sSub>
          </m:den>
        </m:f>
        <m:r>
          <w:rPr>
            <w:rFonts w:ascii="Cambria Math" w:hAnsi="Cambria Math"/>
          </w:rPr>
          <m:t>)</m:t>
        </m:r>
      </m:oMath>
      <w:r>
        <w:t>, and the following adiabatic efficiencies (</w:t>
      </w:r>
      <m:oMath>
        <m:sSub>
          <m:sSubPr>
            <m:ctrlPr>
              <w:rPr>
                <w:rFonts w:ascii="Cambria Math" w:hAnsi="Cambria Math"/>
                <w:i/>
              </w:rPr>
            </m:ctrlPr>
          </m:sSubPr>
          <m:e>
            <m:r>
              <w:rPr>
                <w:rFonts w:ascii="Cambria Math" w:hAnsi="Cambria Math"/>
              </w:rPr>
              <m:t>η</m:t>
            </m:r>
          </m:e>
          <m:sub>
            <m:r>
              <w:rPr>
                <w:rFonts w:ascii="Cambria Math" w:hAnsi="Cambria Math"/>
              </w:rPr>
              <m:t>i</m:t>
            </m:r>
          </m:sub>
        </m:sSub>
        <m:r>
          <w:rPr>
            <w:rFonts w:ascii="Cambria Math" w:hAnsi="Cambria Math"/>
          </w:rPr>
          <m:t>)</m:t>
        </m:r>
      </m:oMath>
      <w:r>
        <w:t xml:space="preserve"> in </w:t>
      </w:r>
      <w:r>
        <w:fldChar w:fldCharType="begin"/>
      </w:r>
      <w:r>
        <w:instrText xml:space="preserve"> REF _Ref385859941 \h </w:instrText>
      </w:r>
      <w:r>
        <w:fldChar w:fldCharType="separate"/>
      </w:r>
      <w:r w:rsidRPr="00CD7275">
        <w:t xml:space="preserve">Table </w:t>
      </w:r>
      <w:r>
        <w:rPr>
          <w:noProof/>
        </w:rPr>
        <w:t>2</w:t>
      </w:r>
      <w:r>
        <w:fldChar w:fldCharType="end"/>
      </w:r>
      <w:r>
        <w:t>.</w:t>
      </w:r>
    </w:p>
    <w:p w14:paraId="596FEE5D" w14:textId="142FBCBE" w:rsidR="00E605C2" w:rsidRPr="005A1CAB" w:rsidRDefault="002F07AE" w:rsidP="005A1CAB">
      <w:pPr>
        <w:pStyle w:val="Times12Justified"/>
        <w:numPr>
          <w:ilvl w:val="0"/>
          <w:numId w:val="12"/>
        </w:numPr>
      </w:pPr>
      <w:r>
        <w:t xml:space="preserve">Calculate the sea-level static thrust of this non-ideal turbofan </w:t>
      </w:r>
      <w:proofErr w:type="gramStart"/>
      <w:r>
        <w:t>engine, and</w:t>
      </w:r>
      <w:proofErr w:type="gramEnd"/>
      <w:r>
        <w:t xml:space="preserve"> compare this value to the GE Honda HF120 engine (images and specs in Figure 3 </w:t>
      </w:r>
      <w:r>
        <w:fldChar w:fldCharType="begin"/>
      </w:r>
      <w:r>
        <w:instrText xml:space="preserve"> REF _Ref384831406 \p \h </w:instrText>
      </w:r>
      <w:r>
        <w:fldChar w:fldCharType="separate"/>
      </w:r>
      <w:r>
        <w:t>below</w:t>
      </w:r>
      <w:r>
        <w:fldChar w:fldCharType="end"/>
      </w:r>
      <w:r>
        <w:t xml:space="preserve">).  Comment on any </w:t>
      </w:r>
      <w:proofErr w:type="gramStart"/>
      <w:r>
        <w:t>differences, and</w:t>
      </w:r>
      <w:proofErr w:type="gramEnd"/>
      <w:r>
        <w:t xml:space="preserve"> explain why/how you think our model differs from the HF120.</w:t>
      </w:r>
      <w:r w:rsidR="0093296A" w:rsidRPr="005A1CAB">
        <w:rPr>
          <w:b/>
        </w:rPr>
        <w:t xml:space="preserve"> </w:t>
      </w:r>
    </w:p>
    <w:p w14:paraId="36184000" w14:textId="0BB16989" w:rsidR="00E605C2" w:rsidRDefault="00E605C2" w:rsidP="00E605C2">
      <w:pPr>
        <w:pStyle w:val="Times12Single"/>
        <w:numPr>
          <w:ilvl w:val="0"/>
          <w:numId w:val="6"/>
        </w:numPr>
        <w:ind w:left="360"/>
      </w:pPr>
      <w:r>
        <w:rPr>
          <w:b/>
        </w:rPr>
        <w:t>Comparison of the Ideal Turbojet and the Real Turbofan</w:t>
      </w:r>
    </w:p>
    <w:p w14:paraId="618DDD08" w14:textId="6114091D" w:rsidR="003C5039" w:rsidRDefault="00D37339" w:rsidP="003C5039">
      <w:pPr>
        <w:pStyle w:val="Times12Justified"/>
        <w:ind w:left="360"/>
      </w:pPr>
      <w:r>
        <w:t>Now, you will compare an ideal turbojet and real turbofan performa</w:t>
      </w:r>
      <w:r w:rsidR="00B720D5">
        <w:t>nce as altitude and speed vary.</w:t>
      </w:r>
      <w:r>
        <w:t xml:space="preserve"> </w:t>
      </w:r>
      <w:r w:rsidR="00643F3F">
        <w:t>Using your</w:t>
      </w:r>
      <w:r w:rsidR="003C5039">
        <w:t xml:space="preserve"> analytical results from part </w:t>
      </w:r>
      <w:proofErr w:type="spellStart"/>
      <w:r w:rsidR="003C5039">
        <w:t>a.ii</w:t>
      </w:r>
      <w:proofErr w:type="spellEnd"/>
      <w:r w:rsidR="003C5039">
        <w:t xml:space="preserve"> and </w:t>
      </w:r>
      <w:proofErr w:type="spellStart"/>
      <w:r w:rsidR="003C5039">
        <w:t>b.ii</w:t>
      </w:r>
      <w:proofErr w:type="spellEnd"/>
      <w:r w:rsidR="00643F3F">
        <w:t xml:space="preserve">, write a script </w:t>
      </w:r>
      <w:r w:rsidR="008A1CF3">
        <w:t>that computes the thrust as a function of speed (</w:t>
      </w:r>
      <w:r w:rsidR="003C5039">
        <w:t xml:space="preserve">from </w:t>
      </w:r>
      <w:r w:rsidR="008A1CF3">
        <w:t>0-300 m/s)</w:t>
      </w:r>
      <w:r w:rsidR="003C5039">
        <w:t xml:space="preserve"> for each engine and</w:t>
      </w:r>
      <w:r w:rsidR="008A1CF3">
        <w:t xml:space="preserve"> for three altitudes: sea level, 30,000 </w:t>
      </w:r>
      <w:r w:rsidR="003C5039">
        <w:t>ft.</w:t>
      </w:r>
      <w:r w:rsidR="008A1CF3">
        <w:t>, and 43,000 ft. Assume that the mass flow rate is not a sensitive function of speed/Mach number, and that as a function of altitude the mass flow varies with the density ratio relative to the reference condition – that is, </w:t>
      </w:r>
      <m:oMath>
        <m:acc>
          <m:accPr>
            <m:chr m:val="̇"/>
            <m:ctrlPr>
              <w:rPr>
                <w:rFonts w:ascii="Cambria Math" w:hAnsi="Cambria Math"/>
                <w:i/>
              </w:rPr>
            </m:ctrlPr>
          </m:accPr>
          <m:e>
            <m:r>
              <w:rPr>
                <w:rFonts w:ascii="Cambria Math" w:hAnsi="Cambria Math"/>
              </w:rPr>
              <m:t>m</m:t>
            </m:r>
          </m:e>
        </m:acc>
        <m:d>
          <m:dPr>
            <m:ctrlPr>
              <w:rPr>
                <w:rFonts w:ascii="Cambria Math" w:hAnsi="Cambria Math"/>
                <w:i/>
              </w:rPr>
            </m:ctrlPr>
          </m:dPr>
          <m:e>
            <m:r>
              <w:rPr>
                <w:rFonts w:ascii="Cambria Math" w:hAnsi="Cambria Math"/>
              </w:rPr>
              <m:t>h</m:t>
            </m:r>
          </m:e>
        </m:d>
        <m:r>
          <w:rPr>
            <w:rFonts w:ascii="Cambria Math" w:hAnsi="Cambria Math"/>
          </w:rPr>
          <m:t>=</m:t>
        </m:r>
        <m:f>
          <m:fPr>
            <m:ctrlPr>
              <w:rPr>
                <w:rFonts w:ascii="Cambria Math" w:hAnsi="Cambria Math"/>
                <w:i/>
              </w:rPr>
            </m:ctrlPr>
          </m:fPr>
          <m:num>
            <m:r>
              <w:rPr>
                <w:rFonts w:ascii="Cambria Math" w:hAnsi="Cambria Math"/>
              </w:rPr>
              <m:t>ρ(h)</m:t>
            </m:r>
          </m:num>
          <m:den>
            <m:sSub>
              <m:sSubPr>
                <m:ctrlPr>
                  <w:rPr>
                    <w:rFonts w:ascii="Cambria Math" w:hAnsi="Cambria Math"/>
                    <w:i/>
                  </w:rPr>
                </m:ctrlPr>
              </m:sSubPr>
              <m:e>
                <m:r>
                  <w:rPr>
                    <w:rFonts w:ascii="Cambria Math" w:hAnsi="Cambria Math"/>
                  </w:rPr>
                  <m:t>ρ</m:t>
                </m:r>
              </m:e>
              <m:sub>
                <m:r>
                  <w:rPr>
                    <w:rFonts w:ascii="Cambria Math" w:hAnsi="Cambria Math"/>
                  </w:rPr>
                  <m:t>SL</m:t>
                </m:r>
              </m:sub>
            </m:sSub>
          </m:den>
        </m:f>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SL</m:t>
            </m:r>
          </m:sub>
        </m:sSub>
      </m:oMath>
      <w:r w:rsidR="008A1CF3">
        <w:t xml:space="preserve">. </w:t>
      </w:r>
      <w:r w:rsidR="002827DC">
        <w:t xml:space="preserve">Complete the </w:t>
      </w:r>
      <w:r w:rsidR="002827DC">
        <w:lastRenderedPageBreak/>
        <w:t xml:space="preserve">functions </w:t>
      </w:r>
      <w:proofErr w:type="spellStart"/>
      <w:r w:rsidR="002827DC">
        <w:t>ideal</w:t>
      </w:r>
      <w:r w:rsidR="002827DC" w:rsidRPr="002827DC">
        <w:t>TurbofanThrust</w:t>
      </w:r>
      <w:proofErr w:type="spellEnd"/>
      <w:r w:rsidR="002827DC">
        <w:t xml:space="preserve"> and </w:t>
      </w:r>
      <w:proofErr w:type="spellStart"/>
      <w:r w:rsidR="002827DC" w:rsidRPr="002827DC">
        <w:t>realTurbofanThrust</w:t>
      </w:r>
      <w:proofErr w:type="spellEnd"/>
      <w:r w:rsidR="002827DC">
        <w:t>. Use the driver code to generate the plots.</w:t>
      </w:r>
    </w:p>
    <w:p w14:paraId="1A656675" w14:textId="12DF0D1B" w:rsidR="003C5039" w:rsidRDefault="003C5039" w:rsidP="003C5039">
      <w:pPr>
        <w:pStyle w:val="Times12Justified"/>
        <w:numPr>
          <w:ilvl w:val="0"/>
          <w:numId w:val="15"/>
        </w:numPr>
      </w:pPr>
      <w:r>
        <w:t>Present the results in one plot of thrust available vs. speed</w:t>
      </w:r>
      <w:r w:rsidR="0014097B">
        <w:t>,</w:t>
      </w:r>
      <w:r>
        <w:t xml:space="preserve"> </w:t>
      </w:r>
      <w:r w:rsidRPr="000917F6">
        <w:rPr>
          <w:rFonts w:ascii="Cambria" w:hAnsi="Cambria"/>
          <w:i/>
        </w:rPr>
        <w:t>U</w:t>
      </w:r>
      <w:r w:rsidRPr="000917F6">
        <w:rPr>
          <w:rFonts w:ascii="Cambria" w:hAnsi="Cambria"/>
          <w:i/>
          <w:vertAlign w:val="subscript"/>
        </w:rPr>
        <w:t>0</w:t>
      </w:r>
      <w:r>
        <w:t>, with a total of six curves:</w:t>
      </w:r>
      <w:r w:rsidR="00B720D5">
        <w:t xml:space="preserve"> the</w:t>
      </w:r>
      <w:r>
        <w:t xml:space="preserve"> ideal turbojet and</w:t>
      </w:r>
      <w:r w:rsidR="00B720D5">
        <w:t xml:space="preserve"> the</w:t>
      </w:r>
      <w:r>
        <w:t xml:space="preserve"> real turbofan at each altitude.</w:t>
      </w:r>
    </w:p>
    <w:p w14:paraId="5BA2D3A3" w14:textId="55308DF1" w:rsidR="003C5039" w:rsidRDefault="003C5039" w:rsidP="003C5039">
      <w:pPr>
        <w:pStyle w:val="Times12Justified"/>
        <w:numPr>
          <w:ilvl w:val="0"/>
          <w:numId w:val="15"/>
        </w:numPr>
      </w:pPr>
      <w:r>
        <w:t>Comment on the trends of available thrust with changes in altitude and speed.  If a turbofan with some bypass ratio is better, what do you think would be some practical limits to increasing bypass ratios to 20, 50, etc.?  What is one of the highest bypass ratio engines used in commercial aviation today? From the trends shown in the plots, why might military aircrafts use a lower bypass ratio than a commercial aircraft?</w:t>
      </w:r>
    </w:p>
    <w:p w14:paraId="4E4E6037" w14:textId="109DF46D" w:rsidR="008921D9" w:rsidRDefault="003C5039" w:rsidP="003C5039">
      <w:pPr>
        <w:pStyle w:val="Times12Justified"/>
        <w:ind w:left="1080" w:firstLine="0"/>
      </w:pPr>
      <w:r>
        <w:t xml:space="preserve"> </w:t>
      </w:r>
    </w:p>
    <w:p w14:paraId="0BA0655A" w14:textId="77777777" w:rsidR="008921D9" w:rsidRPr="00CD7275" w:rsidRDefault="008921D9" w:rsidP="008921D9">
      <w:pPr>
        <w:pStyle w:val="Caption"/>
        <w:keepNext/>
        <w:spacing w:after="0"/>
        <w:jc w:val="center"/>
        <w:rPr>
          <w:szCs w:val="24"/>
        </w:rPr>
      </w:pPr>
      <w:bookmarkStart w:id="11" w:name="_Ref385859941"/>
      <w:r w:rsidRPr="00CD7275">
        <w:rPr>
          <w:szCs w:val="24"/>
        </w:rPr>
        <w:t xml:space="preserve">Table </w:t>
      </w:r>
      <w:r w:rsidRPr="00CD7275">
        <w:rPr>
          <w:szCs w:val="24"/>
        </w:rPr>
        <w:fldChar w:fldCharType="begin"/>
      </w:r>
      <w:r w:rsidRPr="00CD7275">
        <w:rPr>
          <w:szCs w:val="24"/>
        </w:rPr>
        <w:instrText xml:space="preserve"> SEQ Table \* ARABIC </w:instrText>
      </w:r>
      <w:r w:rsidRPr="00CD7275">
        <w:rPr>
          <w:szCs w:val="24"/>
        </w:rPr>
        <w:fldChar w:fldCharType="separate"/>
      </w:r>
      <w:r>
        <w:rPr>
          <w:noProof/>
          <w:szCs w:val="24"/>
        </w:rPr>
        <w:t>2</w:t>
      </w:r>
      <w:r w:rsidRPr="00CD7275">
        <w:rPr>
          <w:szCs w:val="24"/>
        </w:rPr>
        <w:fldChar w:fldCharType="end"/>
      </w:r>
      <w:bookmarkEnd w:id="11"/>
      <w:r w:rsidRPr="00CD7275">
        <w:rPr>
          <w:szCs w:val="24"/>
        </w:rPr>
        <w:t>.</w:t>
      </w:r>
      <w:r w:rsidRPr="00CD7275">
        <w:rPr>
          <w:noProof/>
          <w:szCs w:val="24"/>
        </w:rPr>
        <w:t xml:space="preserve"> Typical turbofan component efficiencies</w:t>
      </w:r>
    </w:p>
    <w:tbl>
      <w:tblPr>
        <w:tblStyle w:val="TableGrid"/>
        <w:tblW w:w="0" w:type="auto"/>
        <w:jc w:val="center"/>
        <w:tblLook w:val="04A0" w:firstRow="1" w:lastRow="0" w:firstColumn="1" w:lastColumn="0" w:noHBand="0" w:noVBand="1"/>
      </w:tblPr>
      <w:tblGrid>
        <w:gridCol w:w="2605"/>
        <w:gridCol w:w="1800"/>
      </w:tblGrid>
      <w:tr w:rsidR="008921D9" w14:paraId="058E990A" w14:textId="77777777" w:rsidTr="00E24D5C">
        <w:trPr>
          <w:jc w:val="center"/>
        </w:trPr>
        <w:tc>
          <w:tcPr>
            <w:tcW w:w="2605" w:type="dxa"/>
          </w:tcPr>
          <w:p w14:paraId="235CED16" w14:textId="77777777" w:rsidR="008921D9" w:rsidRPr="00F208DE" w:rsidRDefault="008921D9" w:rsidP="00E24D5C">
            <w:pPr>
              <w:pStyle w:val="Times12Justified"/>
              <w:ind w:firstLine="0"/>
              <w:jc w:val="center"/>
              <w:rPr>
                <w:b/>
              </w:rPr>
            </w:pPr>
            <w:r w:rsidRPr="00F208DE">
              <w:rPr>
                <w:b/>
              </w:rPr>
              <w:t>Component</w:t>
            </w:r>
          </w:p>
        </w:tc>
        <w:tc>
          <w:tcPr>
            <w:tcW w:w="1800" w:type="dxa"/>
          </w:tcPr>
          <w:p w14:paraId="3F003218" w14:textId="77777777" w:rsidR="008921D9" w:rsidRPr="00F208DE" w:rsidRDefault="008921D9" w:rsidP="00E24D5C">
            <w:pPr>
              <w:pStyle w:val="Times12Justified"/>
              <w:ind w:firstLine="0"/>
              <w:jc w:val="center"/>
              <w:rPr>
                <w:b/>
              </w:rPr>
            </w:pPr>
            <w:proofErr w:type="spellStart"/>
            <w:r w:rsidRPr="00F208DE">
              <w:rPr>
                <w:b/>
              </w:rPr>
              <w:t>η</w:t>
            </w:r>
            <w:r w:rsidRPr="00F208DE">
              <w:rPr>
                <w:b/>
                <w:vertAlign w:val="subscript"/>
              </w:rPr>
              <w:t>adiabatic</w:t>
            </w:r>
            <w:proofErr w:type="spellEnd"/>
          </w:p>
        </w:tc>
      </w:tr>
      <w:tr w:rsidR="008921D9" w14:paraId="7F2048DC" w14:textId="77777777" w:rsidTr="00E24D5C">
        <w:trPr>
          <w:jc w:val="center"/>
        </w:trPr>
        <w:tc>
          <w:tcPr>
            <w:tcW w:w="2605" w:type="dxa"/>
          </w:tcPr>
          <w:p w14:paraId="4A91D1B3" w14:textId="77777777" w:rsidR="008921D9" w:rsidRDefault="008921D9" w:rsidP="00E24D5C">
            <w:pPr>
              <w:pStyle w:val="Times12Justified"/>
              <w:ind w:firstLine="0"/>
            </w:pPr>
            <w:r>
              <w:t>Diffuser</w:t>
            </w:r>
          </w:p>
        </w:tc>
        <w:tc>
          <w:tcPr>
            <w:tcW w:w="1800" w:type="dxa"/>
          </w:tcPr>
          <w:p w14:paraId="57269B4A" w14:textId="77777777" w:rsidR="008921D9" w:rsidRDefault="008921D9" w:rsidP="00E24D5C">
            <w:pPr>
              <w:pStyle w:val="Times12Justified"/>
              <w:ind w:firstLine="0"/>
              <w:jc w:val="center"/>
            </w:pPr>
            <w:r>
              <w:t>95 %</w:t>
            </w:r>
          </w:p>
        </w:tc>
      </w:tr>
      <w:tr w:rsidR="008921D9" w14:paraId="47703AF3" w14:textId="77777777" w:rsidTr="00E24D5C">
        <w:trPr>
          <w:jc w:val="center"/>
        </w:trPr>
        <w:tc>
          <w:tcPr>
            <w:tcW w:w="2605" w:type="dxa"/>
          </w:tcPr>
          <w:p w14:paraId="14981E1B" w14:textId="77777777" w:rsidR="008921D9" w:rsidRDefault="008921D9" w:rsidP="00E24D5C">
            <w:pPr>
              <w:pStyle w:val="Times12Justified"/>
              <w:ind w:firstLine="0"/>
            </w:pPr>
            <w:r>
              <w:t>Fan</w:t>
            </w:r>
          </w:p>
        </w:tc>
        <w:tc>
          <w:tcPr>
            <w:tcW w:w="1800" w:type="dxa"/>
          </w:tcPr>
          <w:p w14:paraId="2AC7A0CA" w14:textId="77777777" w:rsidR="008921D9" w:rsidRDefault="008921D9" w:rsidP="00E24D5C">
            <w:pPr>
              <w:pStyle w:val="Times12Justified"/>
              <w:ind w:firstLine="0"/>
              <w:jc w:val="center"/>
            </w:pPr>
            <w:r>
              <w:t>92 %</w:t>
            </w:r>
          </w:p>
        </w:tc>
      </w:tr>
      <w:tr w:rsidR="008921D9" w14:paraId="78C02427" w14:textId="77777777" w:rsidTr="00E24D5C">
        <w:trPr>
          <w:jc w:val="center"/>
        </w:trPr>
        <w:tc>
          <w:tcPr>
            <w:tcW w:w="2605" w:type="dxa"/>
          </w:tcPr>
          <w:p w14:paraId="379266C0" w14:textId="77777777" w:rsidR="008921D9" w:rsidRDefault="008921D9" w:rsidP="00E24D5C">
            <w:pPr>
              <w:pStyle w:val="Times12Justified"/>
              <w:tabs>
                <w:tab w:val="right" w:pos="2389"/>
              </w:tabs>
              <w:ind w:firstLine="0"/>
            </w:pPr>
            <w:r>
              <w:t>Compressor</w:t>
            </w:r>
            <w:r>
              <w:tab/>
            </w:r>
          </w:p>
        </w:tc>
        <w:tc>
          <w:tcPr>
            <w:tcW w:w="1800" w:type="dxa"/>
          </w:tcPr>
          <w:p w14:paraId="067CB1DD" w14:textId="77777777" w:rsidR="008921D9" w:rsidRDefault="008921D9" w:rsidP="00E24D5C">
            <w:pPr>
              <w:pStyle w:val="Times12Justified"/>
              <w:ind w:firstLine="0"/>
              <w:jc w:val="center"/>
            </w:pPr>
            <w:r>
              <w:t>87 %</w:t>
            </w:r>
          </w:p>
        </w:tc>
      </w:tr>
      <w:tr w:rsidR="008921D9" w14:paraId="362B7BD3" w14:textId="77777777" w:rsidTr="00E24D5C">
        <w:trPr>
          <w:jc w:val="center"/>
        </w:trPr>
        <w:tc>
          <w:tcPr>
            <w:tcW w:w="2605" w:type="dxa"/>
          </w:tcPr>
          <w:p w14:paraId="7E37E732" w14:textId="77777777" w:rsidR="008921D9" w:rsidRDefault="008921D9" w:rsidP="00E24D5C">
            <w:pPr>
              <w:pStyle w:val="Times12Justified"/>
              <w:ind w:firstLine="0"/>
            </w:pPr>
            <w:r>
              <w:t>Combustor</w:t>
            </w:r>
          </w:p>
        </w:tc>
        <w:tc>
          <w:tcPr>
            <w:tcW w:w="1800" w:type="dxa"/>
          </w:tcPr>
          <w:p w14:paraId="41AD7342" w14:textId="77777777" w:rsidR="008921D9" w:rsidRDefault="008921D9" w:rsidP="00E24D5C">
            <w:pPr>
              <w:pStyle w:val="Times12Justified"/>
              <w:ind w:firstLine="0"/>
              <w:jc w:val="center"/>
            </w:pPr>
            <w:r>
              <w:t>100 %</w:t>
            </w:r>
          </w:p>
        </w:tc>
      </w:tr>
      <w:tr w:rsidR="008921D9" w14:paraId="1D47835A" w14:textId="77777777" w:rsidTr="00E24D5C">
        <w:trPr>
          <w:jc w:val="center"/>
        </w:trPr>
        <w:tc>
          <w:tcPr>
            <w:tcW w:w="2605" w:type="dxa"/>
          </w:tcPr>
          <w:p w14:paraId="3D3A271E" w14:textId="77777777" w:rsidR="008921D9" w:rsidRDefault="008921D9" w:rsidP="00E24D5C">
            <w:pPr>
              <w:pStyle w:val="Times12Justified"/>
              <w:ind w:firstLine="0"/>
            </w:pPr>
            <w:r>
              <w:t>Turbine (HPT &amp; LPT)</w:t>
            </w:r>
          </w:p>
        </w:tc>
        <w:tc>
          <w:tcPr>
            <w:tcW w:w="1800" w:type="dxa"/>
          </w:tcPr>
          <w:p w14:paraId="7AFB7F17" w14:textId="77777777" w:rsidR="008921D9" w:rsidRDefault="008921D9" w:rsidP="00E24D5C">
            <w:pPr>
              <w:pStyle w:val="Times12Justified"/>
              <w:ind w:firstLine="0"/>
              <w:jc w:val="center"/>
            </w:pPr>
            <w:r>
              <w:t>91 %</w:t>
            </w:r>
          </w:p>
        </w:tc>
      </w:tr>
      <w:tr w:rsidR="008921D9" w14:paraId="2CD7BE1F" w14:textId="77777777" w:rsidTr="00E24D5C">
        <w:trPr>
          <w:jc w:val="center"/>
        </w:trPr>
        <w:tc>
          <w:tcPr>
            <w:tcW w:w="2605" w:type="dxa"/>
          </w:tcPr>
          <w:p w14:paraId="5B86E00C" w14:textId="77777777" w:rsidR="008921D9" w:rsidRDefault="008921D9" w:rsidP="00E24D5C">
            <w:pPr>
              <w:pStyle w:val="Times12Justified"/>
              <w:ind w:firstLine="0"/>
            </w:pPr>
            <w:r>
              <w:t>Core Nozzle</w:t>
            </w:r>
          </w:p>
        </w:tc>
        <w:tc>
          <w:tcPr>
            <w:tcW w:w="1800" w:type="dxa"/>
          </w:tcPr>
          <w:p w14:paraId="604E09B8" w14:textId="77777777" w:rsidR="008921D9" w:rsidRDefault="008921D9" w:rsidP="00E24D5C">
            <w:pPr>
              <w:pStyle w:val="Times12Justified"/>
              <w:ind w:firstLine="0"/>
              <w:jc w:val="center"/>
            </w:pPr>
            <w:r>
              <w:t>98 %</w:t>
            </w:r>
          </w:p>
        </w:tc>
      </w:tr>
      <w:tr w:rsidR="008921D9" w14:paraId="03ED6DC2" w14:textId="77777777" w:rsidTr="00E24D5C">
        <w:trPr>
          <w:jc w:val="center"/>
        </w:trPr>
        <w:tc>
          <w:tcPr>
            <w:tcW w:w="2605" w:type="dxa"/>
          </w:tcPr>
          <w:p w14:paraId="6BA582C7" w14:textId="77777777" w:rsidR="008921D9" w:rsidRDefault="008921D9" w:rsidP="00E24D5C">
            <w:pPr>
              <w:pStyle w:val="Times12Justified"/>
              <w:ind w:firstLine="0"/>
            </w:pPr>
            <w:r>
              <w:t>Fan Nozzle</w:t>
            </w:r>
          </w:p>
        </w:tc>
        <w:tc>
          <w:tcPr>
            <w:tcW w:w="1800" w:type="dxa"/>
          </w:tcPr>
          <w:p w14:paraId="4796EC20" w14:textId="77777777" w:rsidR="008921D9" w:rsidRDefault="008921D9" w:rsidP="00E24D5C">
            <w:pPr>
              <w:pStyle w:val="Times12Justified"/>
              <w:ind w:firstLine="0"/>
              <w:jc w:val="center"/>
            </w:pPr>
            <w:r>
              <w:t>98 %</w:t>
            </w:r>
          </w:p>
        </w:tc>
      </w:tr>
    </w:tbl>
    <w:p w14:paraId="5A6526B8" w14:textId="77777777" w:rsidR="00665B6C" w:rsidRDefault="00665B6C" w:rsidP="008921D9">
      <w:pPr>
        <w:pStyle w:val="Times12Justified"/>
        <w:ind w:firstLine="0"/>
      </w:pPr>
    </w:p>
    <w:tbl>
      <w:tblPr>
        <w:tblStyle w:val="TableGrid"/>
        <w:tblW w:w="9372" w:type="dxa"/>
        <w:tblLook w:val="04A0" w:firstRow="1" w:lastRow="0" w:firstColumn="1" w:lastColumn="0" w:noHBand="0" w:noVBand="1"/>
      </w:tblPr>
      <w:tblGrid>
        <w:gridCol w:w="4467"/>
        <w:gridCol w:w="5109"/>
      </w:tblGrid>
      <w:tr w:rsidR="00665B6C" w14:paraId="5E2C4385" w14:textId="77777777" w:rsidTr="008921D9">
        <w:trPr>
          <w:trHeight w:val="2209"/>
        </w:trPr>
        <w:tc>
          <w:tcPr>
            <w:tcW w:w="4836" w:type="dxa"/>
            <w:vMerge w:val="restart"/>
            <w:vAlign w:val="center"/>
          </w:tcPr>
          <w:p w14:paraId="5307767C" w14:textId="75F22638" w:rsidR="00665B6C" w:rsidRDefault="00665B6C" w:rsidP="00665B6C">
            <w:pPr>
              <w:pStyle w:val="Times12Justified"/>
              <w:ind w:firstLine="0"/>
              <w:jc w:val="center"/>
            </w:pPr>
            <w:r>
              <w:rPr>
                <w:noProof/>
                <w:lang w:eastAsia="en-US"/>
              </w:rPr>
              <w:drawing>
                <wp:inline distT="0" distB="0" distL="0" distR="0" wp14:anchorId="4D1BCBF1" wp14:editId="63ED7C2D">
                  <wp:extent cx="2743200" cy="2553726"/>
                  <wp:effectExtent l="0" t="0" r="0" b="12065"/>
                  <wp:docPr id="4" name="Picture 4" descr="Macintosh HD:Users:mihme:Desktop: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mihme:Desktop:01.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43662" cy="2554156"/>
                          </a:xfrm>
                          <a:prstGeom prst="rect">
                            <a:avLst/>
                          </a:prstGeom>
                          <a:noFill/>
                          <a:ln>
                            <a:noFill/>
                          </a:ln>
                        </pic:spPr>
                      </pic:pic>
                    </a:graphicData>
                  </a:graphic>
                </wp:inline>
              </w:drawing>
            </w:r>
          </w:p>
        </w:tc>
        <w:tc>
          <w:tcPr>
            <w:tcW w:w="4536" w:type="dxa"/>
            <w:vAlign w:val="center"/>
          </w:tcPr>
          <w:p w14:paraId="6059555A" w14:textId="6079EF75" w:rsidR="00665B6C" w:rsidRDefault="00665B6C" w:rsidP="00665B6C">
            <w:pPr>
              <w:pStyle w:val="Times12Justified"/>
              <w:ind w:firstLine="0"/>
              <w:jc w:val="center"/>
            </w:pPr>
            <w:r>
              <w:rPr>
                <w:noProof/>
                <w:lang w:eastAsia="en-US"/>
              </w:rPr>
              <w:drawing>
                <wp:inline distT="0" distB="0" distL="0" distR="0" wp14:anchorId="515794FE" wp14:editId="7D3A97C0">
                  <wp:extent cx="2819400" cy="1820094"/>
                  <wp:effectExtent l="0" t="0" r="0" b="8890"/>
                  <wp:docPr id="6" name="Picture 6" descr="Macintosh HD:Users:mihme:Desktop:523-ge-hond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mihme:Desktop:523-ge-honda.jpg"/>
                          <pic:cNvPicPr>
                            <a:picLocks noChangeAspect="1" noChangeArrowheads="1"/>
                          </pic:cNvPicPr>
                        </pic:nvPicPr>
                        <pic:blipFill rotWithShape="1">
                          <a:blip r:embed="rId12">
                            <a:extLst>
                              <a:ext uri="{28A0092B-C50C-407E-A947-70E740481C1C}">
                                <a14:useLocalDpi xmlns:a14="http://schemas.microsoft.com/office/drawing/2010/main" val="0"/>
                              </a:ext>
                            </a:extLst>
                          </a:blip>
                          <a:srcRect l="6799" t="15224" r="10023" b="6319"/>
                          <a:stretch/>
                        </pic:blipFill>
                        <pic:spPr bwMode="auto">
                          <a:xfrm>
                            <a:off x="0" y="0"/>
                            <a:ext cx="2822795" cy="1822285"/>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ext>
                          </a:extLst>
                        </pic:spPr>
                      </pic:pic>
                    </a:graphicData>
                  </a:graphic>
                </wp:inline>
              </w:drawing>
            </w:r>
          </w:p>
        </w:tc>
      </w:tr>
      <w:tr w:rsidR="00665B6C" w14:paraId="7A0A79B7" w14:textId="77777777" w:rsidTr="008921D9">
        <w:trPr>
          <w:trHeight w:val="1494"/>
        </w:trPr>
        <w:tc>
          <w:tcPr>
            <w:tcW w:w="4836" w:type="dxa"/>
            <w:vMerge/>
            <w:vAlign w:val="center"/>
          </w:tcPr>
          <w:p w14:paraId="31CA11BE" w14:textId="2F118758" w:rsidR="00665B6C" w:rsidRDefault="00665B6C" w:rsidP="00665B6C">
            <w:pPr>
              <w:pStyle w:val="Times12Justified"/>
              <w:keepNext/>
              <w:ind w:firstLine="0"/>
              <w:jc w:val="center"/>
            </w:pPr>
          </w:p>
        </w:tc>
        <w:tc>
          <w:tcPr>
            <w:tcW w:w="4536" w:type="dxa"/>
            <w:vAlign w:val="center"/>
          </w:tcPr>
          <w:p w14:paraId="73C57AF2" w14:textId="68A92A1B" w:rsidR="00665B6C" w:rsidRDefault="00665B6C" w:rsidP="00665B6C">
            <w:pPr>
              <w:pStyle w:val="Times12Justified"/>
              <w:keepNext/>
              <w:ind w:firstLine="0"/>
              <w:jc w:val="center"/>
            </w:pPr>
            <w:r>
              <w:rPr>
                <w:noProof/>
                <w:lang w:eastAsia="en-US"/>
              </w:rPr>
              <w:drawing>
                <wp:inline distT="0" distB="0" distL="0" distR="0" wp14:anchorId="3CC140C0" wp14:editId="6619336E">
                  <wp:extent cx="3157599" cy="1352550"/>
                  <wp:effectExtent l="0" t="0" r="0" b="0"/>
                  <wp:docPr id="8" name="Picture 8" descr="Macintosh HD:Users:mihme:Desktop:Screen Shot 2014-04-08 at 9.48.0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mihme:Desktop:Screen Shot 2014-04-08 at 9.48.06 PM.png"/>
                          <pic:cNvPicPr>
                            <a:picLocks noChangeAspect="1" noChangeArrowheads="1"/>
                          </pic:cNvPicPr>
                        </pic:nvPicPr>
                        <pic:blipFill rotWithShape="1">
                          <a:blip r:embed="rId13">
                            <a:extLst>
                              <a:ext uri="{28A0092B-C50C-407E-A947-70E740481C1C}">
                                <a14:useLocalDpi xmlns:a14="http://schemas.microsoft.com/office/drawing/2010/main" val="0"/>
                              </a:ext>
                            </a:extLst>
                          </a:blip>
                          <a:srcRect l="1468" r="4960" b="10654"/>
                          <a:stretch/>
                        </pic:blipFill>
                        <pic:spPr bwMode="auto">
                          <a:xfrm>
                            <a:off x="0" y="0"/>
                            <a:ext cx="3158517" cy="1352943"/>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ext>
                          </a:extLst>
                        </pic:spPr>
                      </pic:pic>
                    </a:graphicData>
                  </a:graphic>
                </wp:inline>
              </w:drawing>
            </w:r>
          </w:p>
        </w:tc>
      </w:tr>
    </w:tbl>
    <w:p w14:paraId="7F7D3F0E" w14:textId="10C51AE9" w:rsidR="00665B6C" w:rsidRDefault="00481187" w:rsidP="00665B6C">
      <w:pPr>
        <w:pStyle w:val="Caption"/>
        <w:spacing w:after="120"/>
        <w:jc w:val="center"/>
        <w:rPr>
          <w:noProof/>
        </w:rPr>
      </w:pPr>
      <w:bookmarkStart w:id="12" w:name="_Ref384826602"/>
      <w:bookmarkStart w:id="13" w:name="_Ref384831406"/>
      <w:r>
        <w:t xml:space="preserve">Figure </w:t>
      </w:r>
      <w:bookmarkEnd w:id="12"/>
      <w:r w:rsidR="00BD5B73">
        <w:t>3</w:t>
      </w:r>
      <w:r>
        <w:rPr>
          <w:noProof/>
        </w:rPr>
        <w:t xml:space="preserve"> </w:t>
      </w:r>
      <w:r w:rsidR="003C1F7D">
        <w:rPr>
          <w:noProof/>
        </w:rPr>
        <w:t>GE Honda HF</w:t>
      </w:r>
      <w:r>
        <w:rPr>
          <w:noProof/>
        </w:rPr>
        <w:t>120 details and specifications</w:t>
      </w:r>
      <w:bookmarkEnd w:id="13"/>
    </w:p>
    <w:p w14:paraId="1DD5F555" w14:textId="4B854955" w:rsidR="008921D9" w:rsidRPr="008921D9" w:rsidRDefault="00DD15E7" w:rsidP="008921D9">
      <w:pPr>
        <w:pStyle w:val="Caption"/>
        <w:spacing w:after="120"/>
        <w:jc w:val="center"/>
        <w:rPr>
          <w:color w:val="0563C1" w:themeColor="hyperlink"/>
          <w:u w:val="single"/>
        </w:rPr>
      </w:pPr>
      <w:hyperlink r:id="rId14" w:history="1">
        <w:r w:rsidR="006A18AD" w:rsidRPr="006549F2">
          <w:rPr>
            <w:rStyle w:val="Hyperlink"/>
          </w:rPr>
          <w:t>http://world.honda.com/HondaJet/Background/TurbofanEngine/</w:t>
        </w:r>
      </w:hyperlink>
    </w:p>
    <w:sectPr w:rsidR="008921D9" w:rsidRPr="008921D9" w:rsidSect="00642BFE">
      <w:headerReference w:type="default" r:id="rId15"/>
      <w:footerReference w:type="default" r:id="rId16"/>
      <w:headerReference w:type="first" r:id="rId17"/>
      <w:footerReference w:type="first" r:id="rId18"/>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BD44C74" w14:textId="77777777" w:rsidR="00DD15E7" w:rsidRDefault="00DD15E7" w:rsidP="00642BFE">
      <w:pPr>
        <w:spacing w:after="0" w:line="240" w:lineRule="auto"/>
      </w:pPr>
      <w:r>
        <w:separator/>
      </w:r>
    </w:p>
  </w:endnote>
  <w:endnote w:type="continuationSeparator" w:id="0">
    <w:p w14:paraId="1047B57B" w14:textId="77777777" w:rsidR="00DD15E7" w:rsidRDefault="00DD15E7" w:rsidP="00642B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Lucida Grande">
    <w:panose1 w:val="020B0600040502020204"/>
    <w:charset w:val="00"/>
    <w:family w:val="swiss"/>
    <w:pitch w:val="variable"/>
    <w:sig w:usb0="E1000AEF" w:usb1="5000A1FF" w:usb2="00000000" w:usb3="00000000" w:csb0="000001B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imes New Roman" w:hAnsi="Times New Roman" w:cs="Times New Roman"/>
        <w:sz w:val="24"/>
        <w:szCs w:val="24"/>
      </w:rPr>
      <w:id w:val="-1262527172"/>
      <w:docPartObj>
        <w:docPartGallery w:val="Page Numbers (Bottom of Page)"/>
        <w:docPartUnique/>
      </w:docPartObj>
    </w:sdtPr>
    <w:sdtEndPr>
      <w:rPr>
        <w:noProof/>
      </w:rPr>
    </w:sdtEndPr>
    <w:sdtContent>
      <w:p w14:paraId="7E1E63CC" w14:textId="77777777" w:rsidR="00C07F49" w:rsidRPr="00642BFE" w:rsidRDefault="00C07F49">
        <w:pPr>
          <w:pStyle w:val="Footer"/>
          <w:jc w:val="center"/>
          <w:rPr>
            <w:rFonts w:ascii="Times New Roman" w:hAnsi="Times New Roman" w:cs="Times New Roman"/>
            <w:sz w:val="24"/>
            <w:szCs w:val="24"/>
          </w:rPr>
        </w:pPr>
        <w:r w:rsidRPr="00642BFE">
          <w:rPr>
            <w:rFonts w:ascii="Times New Roman" w:hAnsi="Times New Roman" w:cs="Times New Roman"/>
            <w:sz w:val="24"/>
            <w:szCs w:val="24"/>
          </w:rPr>
          <w:fldChar w:fldCharType="begin"/>
        </w:r>
        <w:r w:rsidRPr="00642BFE">
          <w:rPr>
            <w:rFonts w:ascii="Times New Roman" w:hAnsi="Times New Roman" w:cs="Times New Roman"/>
            <w:sz w:val="24"/>
            <w:szCs w:val="24"/>
          </w:rPr>
          <w:instrText xml:space="preserve"> PAGE   \* MERGEFORMAT </w:instrText>
        </w:r>
        <w:r w:rsidRPr="00642BFE">
          <w:rPr>
            <w:rFonts w:ascii="Times New Roman" w:hAnsi="Times New Roman" w:cs="Times New Roman"/>
            <w:sz w:val="24"/>
            <w:szCs w:val="24"/>
          </w:rPr>
          <w:fldChar w:fldCharType="separate"/>
        </w:r>
        <w:r w:rsidR="0035728E">
          <w:rPr>
            <w:rFonts w:ascii="Times New Roman" w:hAnsi="Times New Roman" w:cs="Times New Roman"/>
            <w:noProof/>
            <w:sz w:val="24"/>
            <w:szCs w:val="24"/>
          </w:rPr>
          <w:t>2</w:t>
        </w:r>
        <w:r w:rsidRPr="00642BFE">
          <w:rPr>
            <w:rFonts w:ascii="Times New Roman" w:hAnsi="Times New Roman" w:cs="Times New Roman"/>
            <w:noProof/>
            <w:sz w:val="24"/>
            <w:szCs w:val="24"/>
          </w:rPr>
          <w:fldChar w:fldCharType="end"/>
        </w:r>
      </w:p>
    </w:sdtContent>
  </w:sdt>
  <w:p w14:paraId="6EE77F0B" w14:textId="77777777" w:rsidR="00C07F49" w:rsidRPr="00642BFE" w:rsidRDefault="00C07F49">
    <w:pPr>
      <w:pStyle w:val="Footer"/>
      <w:rPr>
        <w:rFonts w:ascii="Times New Roman" w:hAnsi="Times New Roman" w:cs="Times New Roman"/>
        <w:sz w:val="24"/>
        <w:szCs w:val="24"/>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56877833"/>
      <w:docPartObj>
        <w:docPartGallery w:val="Page Numbers (Bottom of Page)"/>
        <w:docPartUnique/>
      </w:docPartObj>
    </w:sdtPr>
    <w:sdtEndPr>
      <w:rPr>
        <w:rFonts w:ascii="Times New Roman" w:hAnsi="Times New Roman" w:cs="Times New Roman"/>
        <w:noProof/>
        <w:sz w:val="24"/>
        <w:szCs w:val="24"/>
      </w:rPr>
    </w:sdtEndPr>
    <w:sdtContent>
      <w:p w14:paraId="08C104D4" w14:textId="77777777" w:rsidR="00C07F49" w:rsidRPr="00642BFE" w:rsidRDefault="00C07F49">
        <w:pPr>
          <w:pStyle w:val="Footer"/>
          <w:jc w:val="center"/>
          <w:rPr>
            <w:rFonts w:ascii="Times New Roman" w:hAnsi="Times New Roman" w:cs="Times New Roman"/>
            <w:sz w:val="24"/>
            <w:szCs w:val="24"/>
          </w:rPr>
        </w:pPr>
        <w:r w:rsidRPr="00642BFE">
          <w:rPr>
            <w:rFonts w:ascii="Times New Roman" w:hAnsi="Times New Roman" w:cs="Times New Roman"/>
            <w:sz w:val="24"/>
            <w:szCs w:val="24"/>
          </w:rPr>
          <w:fldChar w:fldCharType="begin"/>
        </w:r>
        <w:r w:rsidRPr="00642BFE">
          <w:rPr>
            <w:rFonts w:ascii="Times New Roman" w:hAnsi="Times New Roman" w:cs="Times New Roman"/>
            <w:sz w:val="24"/>
            <w:szCs w:val="24"/>
          </w:rPr>
          <w:instrText xml:space="preserve"> PAGE   \* MERGEFORMAT </w:instrText>
        </w:r>
        <w:r w:rsidRPr="00642BFE">
          <w:rPr>
            <w:rFonts w:ascii="Times New Roman" w:hAnsi="Times New Roman" w:cs="Times New Roman"/>
            <w:sz w:val="24"/>
            <w:szCs w:val="24"/>
          </w:rPr>
          <w:fldChar w:fldCharType="separate"/>
        </w:r>
        <w:r w:rsidR="0035728E">
          <w:rPr>
            <w:rFonts w:ascii="Times New Roman" w:hAnsi="Times New Roman" w:cs="Times New Roman"/>
            <w:noProof/>
            <w:sz w:val="24"/>
            <w:szCs w:val="24"/>
          </w:rPr>
          <w:t>1</w:t>
        </w:r>
        <w:r w:rsidRPr="00642BFE">
          <w:rPr>
            <w:rFonts w:ascii="Times New Roman" w:hAnsi="Times New Roman" w:cs="Times New Roman"/>
            <w:noProof/>
            <w:sz w:val="24"/>
            <w:szCs w:val="24"/>
          </w:rPr>
          <w:fldChar w:fldCharType="end"/>
        </w:r>
      </w:p>
    </w:sdtContent>
  </w:sdt>
  <w:p w14:paraId="6FE2F914" w14:textId="77777777" w:rsidR="00C07F49" w:rsidRPr="00642BFE" w:rsidRDefault="00C07F49">
    <w:pPr>
      <w:pStyle w:val="Footer"/>
      <w:rPr>
        <w:rFonts w:ascii="Times New Roman" w:hAnsi="Times New Roman" w:cs="Times New Roman"/>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6E393A2" w14:textId="77777777" w:rsidR="00DD15E7" w:rsidRDefault="00DD15E7" w:rsidP="00642BFE">
      <w:pPr>
        <w:spacing w:after="0" w:line="240" w:lineRule="auto"/>
      </w:pPr>
      <w:r>
        <w:separator/>
      </w:r>
    </w:p>
  </w:footnote>
  <w:footnote w:type="continuationSeparator" w:id="0">
    <w:p w14:paraId="054B6F99" w14:textId="77777777" w:rsidR="00DD15E7" w:rsidRDefault="00DD15E7" w:rsidP="00642BFE">
      <w:pPr>
        <w:spacing w:after="0" w:line="240" w:lineRule="auto"/>
      </w:pPr>
      <w:r>
        <w:continuationSeparator/>
      </w:r>
    </w:p>
  </w:footnote>
  <w:footnote w:id="1">
    <w:p w14:paraId="5CB4162A" w14:textId="70576B6A" w:rsidR="005D294E" w:rsidRDefault="005D294E">
      <w:pPr>
        <w:pStyle w:val="FootnoteText"/>
      </w:pPr>
      <w:r>
        <w:rPr>
          <w:rStyle w:val="FootnoteReference"/>
        </w:rPr>
        <w:footnoteRef/>
      </w:r>
      <w:r>
        <w:t xml:space="preserve"> Note that </w:t>
      </w:r>
      <m:oMath>
        <m:sSub>
          <m:sSubPr>
            <m:ctrlPr>
              <w:ins w:id="7" w:author="Matthias Ihme" w:date="2014-04-09T22:55:00Z">
                <w:rPr>
                  <w:rFonts w:ascii="Cambria Math" w:hAnsi="Cambria Math"/>
                  <w:i/>
                </w:rPr>
              </w:ins>
            </m:ctrlPr>
          </m:sSubPr>
          <m:e>
            <m:r>
              <w:rPr>
                <w:rFonts w:ascii="Cambria Math" w:hAnsi="Cambria Math"/>
              </w:rPr>
              <m:t>U</m:t>
            </m:r>
          </m:e>
          <m:sub>
            <m:r>
              <w:rPr>
                <w:rFonts w:ascii="Cambria Math" w:hAnsi="Cambria Math"/>
              </w:rPr>
              <m:t>∞</m:t>
            </m:r>
          </m:sub>
        </m:sSub>
      </m:oMath>
      <w:r>
        <w:t xml:space="preserve">is typically used to refer to quantities with respect to the airframe, whereas </w:t>
      </w:r>
      <m:oMath>
        <m:sSub>
          <m:sSubPr>
            <m:ctrlPr>
              <w:ins w:id="8" w:author="Matthias Ihme" w:date="2014-04-09T22:55:00Z">
                <w:rPr>
                  <w:rFonts w:ascii="Cambria Math" w:hAnsi="Cambria Math"/>
                  <w:i/>
                </w:rPr>
              </w:ins>
            </m:ctrlPr>
          </m:sSubPr>
          <m:e>
            <m:r>
              <w:rPr>
                <w:rFonts w:ascii="Cambria Math" w:hAnsi="Cambria Math"/>
              </w:rPr>
              <m:t>U</m:t>
            </m:r>
          </m:e>
          <m:sub>
            <m:r>
              <w:rPr>
                <w:rFonts w:ascii="Cambria Math" w:hAnsi="Cambria Math"/>
              </w:rPr>
              <m:t>0</m:t>
            </m:r>
          </m:sub>
        </m:sSub>
      </m:oMath>
      <w:r>
        <w:t xml:space="preserve"> denotes the station numbering with respect to the engine.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1B0455" w14:textId="77777777" w:rsidR="00C07F49" w:rsidRPr="00642BFE" w:rsidRDefault="00C07F49">
    <w:pPr>
      <w:pStyle w:val="Header"/>
      <w:rPr>
        <w:rFonts w:ascii="Times New Roman" w:hAnsi="Times New Roman" w:cs="Times New Roman"/>
        <w:sz w:val="24"/>
        <w:szCs w:val="24"/>
      </w:rPr>
    </w:pPr>
    <w:r w:rsidRPr="00642BFE">
      <w:rPr>
        <w:rFonts w:ascii="Times New Roman" w:hAnsi="Times New Roman" w:cs="Times New Roman"/>
        <w:sz w:val="24"/>
        <w:szCs w:val="24"/>
      </w:rPr>
      <w:t>ME 257/357</w:t>
    </w:r>
    <w:r w:rsidRPr="00642BFE">
      <w:rPr>
        <w:rFonts w:ascii="Times New Roman" w:hAnsi="Times New Roman" w:cs="Times New Roman"/>
        <w:sz w:val="24"/>
        <w:szCs w:val="24"/>
      </w:rPr>
      <w:tab/>
      <w:t>HW 1</w:t>
    </w:r>
    <w:r w:rsidRPr="00642BFE">
      <w:rPr>
        <w:rFonts w:ascii="Times New Roman" w:hAnsi="Times New Roman" w:cs="Times New Roman"/>
        <w:sz w:val="24"/>
        <w:szCs w:val="24"/>
      </w:rPr>
      <w:tab/>
      <w:t xml:space="preserve">M. </w:t>
    </w:r>
    <w:proofErr w:type="spellStart"/>
    <w:r w:rsidRPr="00642BFE">
      <w:rPr>
        <w:rFonts w:ascii="Times New Roman" w:hAnsi="Times New Roman" w:cs="Times New Roman"/>
        <w:sz w:val="24"/>
        <w:szCs w:val="24"/>
      </w:rPr>
      <w:t>Ihme</w:t>
    </w:r>
    <w:proofErr w:type="spellEnd"/>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06817B" w14:textId="77777777" w:rsidR="00C07F49" w:rsidRPr="00642BFE" w:rsidRDefault="00C07F49" w:rsidP="00642BFE">
    <w:pPr>
      <w:pStyle w:val="Header"/>
      <w:jc w:val="center"/>
      <w:rPr>
        <w:rFonts w:ascii="Times New Roman" w:hAnsi="Times New Roman" w:cs="Times New Roman"/>
        <w:b/>
        <w:sz w:val="28"/>
        <w:szCs w:val="28"/>
      </w:rPr>
    </w:pPr>
    <w:r w:rsidRPr="00642BFE">
      <w:rPr>
        <w:rFonts w:ascii="Times New Roman" w:hAnsi="Times New Roman" w:cs="Times New Roman"/>
        <w:b/>
        <w:sz w:val="28"/>
        <w:szCs w:val="28"/>
      </w:rPr>
      <w:t>ME 257/357 Homework 1</w:t>
    </w:r>
  </w:p>
  <w:p w14:paraId="69A23209" w14:textId="5EC6F3E0" w:rsidR="00C07F49" w:rsidRPr="00642BFE" w:rsidRDefault="001F090A" w:rsidP="00642BFE">
    <w:pPr>
      <w:pStyle w:val="Header"/>
      <w:jc w:val="center"/>
      <w:rPr>
        <w:rFonts w:ascii="Times New Roman" w:hAnsi="Times New Roman" w:cs="Times New Roman"/>
        <w:b/>
        <w:sz w:val="28"/>
        <w:szCs w:val="28"/>
      </w:rPr>
    </w:pPr>
    <w:r>
      <w:rPr>
        <w:rFonts w:ascii="Times New Roman" w:hAnsi="Times New Roman" w:cs="Times New Roman"/>
        <w:b/>
        <w:sz w:val="28"/>
        <w:szCs w:val="28"/>
      </w:rPr>
      <w:t xml:space="preserve">Due </w:t>
    </w:r>
    <w:r w:rsidR="004A4895">
      <w:rPr>
        <w:rFonts w:ascii="Times New Roman" w:hAnsi="Times New Roman" w:cs="Times New Roman"/>
        <w:b/>
        <w:sz w:val="28"/>
        <w:szCs w:val="28"/>
      </w:rPr>
      <w:t>Thursday</w:t>
    </w:r>
    <w:r>
      <w:rPr>
        <w:rFonts w:ascii="Times New Roman" w:hAnsi="Times New Roman" w:cs="Times New Roman"/>
        <w:b/>
        <w:sz w:val="28"/>
        <w:szCs w:val="28"/>
      </w:rPr>
      <w:t>, April 19</w:t>
    </w:r>
    <w:r w:rsidR="004A4895">
      <w:rPr>
        <w:rFonts w:ascii="Times New Roman" w:hAnsi="Times New Roman" w:cs="Times New Roman"/>
        <w:b/>
        <w:sz w:val="28"/>
        <w:szCs w:val="28"/>
      </w:rPr>
      <w:t>, 2018</w:t>
    </w:r>
    <w:r w:rsidR="00C07F49" w:rsidRPr="00642BFE">
      <w:rPr>
        <w:rFonts w:ascii="Times New Roman" w:hAnsi="Times New Roman" w:cs="Times New Roman"/>
        <w:b/>
        <w:sz w:val="28"/>
        <w:szCs w:val="28"/>
      </w:rPr>
      <w:t xml:space="preserve"> (before lecture)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1A667E"/>
    <w:multiLevelType w:val="multilevel"/>
    <w:tmpl w:val="5F026F06"/>
    <w:lvl w:ilvl="0">
      <w:start w:val="1"/>
      <w:numFmt w:val="lowerRoman"/>
      <w:lvlText w:val="%1."/>
      <w:lvlJc w:val="righ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 w15:restartNumberingAfterBreak="0">
    <w:nsid w:val="04195E5F"/>
    <w:multiLevelType w:val="multilevel"/>
    <w:tmpl w:val="44168722"/>
    <w:lvl w:ilvl="0">
      <w:start w:val="1"/>
      <w:numFmt w:val="low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2" w15:restartNumberingAfterBreak="0">
    <w:nsid w:val="04D178AA"/>
    <w:multiLevelType w:val="hybridMultilevel"/>
    <w:tmpl w:val="733C476E"/>
    <w:lvl w:ilvl="0" w:tplc="0409001B">
      <w:start w:val="1"/>
      <w:numFmt w:val="lowerRoman"/>
      <w:lvlText w:val="%1."/>
      <w:lvlJc w:val="righ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DCC7649"/>
    <w:multiLevelType w:val="hybridMultilevel"/>
    <w:tmpl w:val="304C3866"/>
    <w:lvl w:ilvl="0" w:tplc="0409001B">
      <w:start w:val="1"/>
      <w:numFmt w:val="lowerRoman"/>
      <w:lvlText w:val="%1."/>
      <w:lvlJc w:val="righ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4ED71B9"/>
    <w:multiLevelType w:val="multilevel"/>
    <w:tmpl w:val="99E09E0C"/>
    <w:lvl w:ilvl="0">
      <w:start w:val="1"/>
      <w:numFmt w:val="lowerLetter"/>
      <w:lvlText w:val="%1)"/>
      <w:lvlJc w:val="left"/>
      <w:pPr>
        <w:ind w:left="720" w:hanging="360"/>
      </w:pPr>
      <w:rPr>
        <w:rFonts w:hint="default"/>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2389050B"/>
    <w:multiLevelType w:val="hybridMultilevel"/>
    <w:tmpl w:val="733C476E"/>
    <w:lvl w:ilvl="0" w:tplc="0409001B">
      <w:start w:val="1"/>
      <w:numFmt w:val="lowerRoman"/>
      <w:lvlText w:val="%1."/>
      <w:lvlJc w:val="righ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3FDD3ACE"/>
    <w:multiLevelType w:val="hybridMultilevel"/>
    <w:tmpl w:val="793458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466C6904"/>
    <w:multiLevelType w:val="hybridMultilevel"/>
    <w:tmpl w:val="33CCA946"/>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472D5154"/>
    <w:multiLevelType w:val="multilevel"/>
    <w:tmpl w:val="44168722"/>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4D044FA0"/>
    <w:multiLevelType w:val="hybridMultilevel"/>
    <w:tmpl w:val="99E09E0C"/>
    <w:lvl w:ilvl="0" w:tplc="04090017">
      <w:start w:val="1"/>
      <w:numFmt w:val="lowerLetter"/>
      <w:lvlText w:val="%1)"/>
      <w:lvlJc w:val="left"/>
      <w:pPr>
        <w:ind w:left="720" w:hanging="360"/>
      </w:pPr>
      <w:rPr>
        <w:rFonts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FB46C90"/>
    <w:multiLevelType w:val="hybridMultilevel"/>
    <w:tmpl w:val="57EEA782"/>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59FB378F"/>
    <w:multiLevelType w:val="multilevel"/>
    <w:tmpl w:val="5DC002BC"/>
    <w:lvl w:ilvl="0">
      <w:start w:val="1"/>
      <w:numFmt w:val="upperRoman"/>
      <w:lvlText w:val="%1."/>
      <w:lvlJc w:val="right"/>
      <w:pPr>
        <w:ind w:left="1260" w:hanging="18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2" w15:restartNumberingAfterBreak="0">
    <w:nsid w:val="665B02C8"/>
    <w:multiLevelType w:val="hybridMultilevel"/>
    <w:tmpl w:val="733C476E"/>
    <w:lvl w:ilvl="0" w:tplc="0409001B">
      <w:start w:val="1"/>
      <w:numFmt w:val="low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EFB55D8"/>
    <w:multiLevelType w:val="multilevel"/>
    <w:tmpl w:val="733C476E"/>
    <w:lvl w:ilvl="0">
      <w:start w:val="1"/>
      <w:numFmt w:val="low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7D795766"/>
    <w:multiLevelType w:val="hybridMultilevel"/>
    <w:tmpl w:val="DE6A0C10"/>
    <w:lvl w:ilvl="0" w:tplc="11E4A1F6">
      <w:start w:val="1"/>
      <w:numFmt w:val="lowerRoman"/>
      <w:lvlText w:val="%1."/>
      <w:lvlJc w:val="right"/>
      <w:pPr>
        <w:ind w:left="6120" w:hanging="360"/>
      </w:pPr>
      <w:rPr>
        <w:b w:val="0"/>
      </w:rPr>
    </w:lvl>
    <w:lvl w:ilvl="1" w:tplc="04090019">
      <w:start w:val="1"/>
      <w:numFmt w:val="lowerLetter"/>
      <w:lvlText w:val="%2."/>
      <w:lvlJc w:val="left"/>
      <w:pPr>
        <w:ind w:left="6840" w:hanging="360"/>
      </w:pPr>
    </w:lvl>
    <w:lvl w:ilvl="2" w:tplc="0409001B" w:tentative="1">
      <w:start w:val="1"/>
      <w:numFmt w:val="lowerRoman"/>
      <w:lvlText w:val="%3."/>
      <w:lvlJc w:val="right"/>
      <w:pPr>
        <w:ind w:left="7560" w:hanging="180"/>
      </w:pPr>
    </w:lvl>
    <w:lvl w:ilvl="3" w:tplc="0409000F" w:tentative="1">
      <w:start w:val="1"/>
      <w:numFmt w:val="decimal"/>
      <w:lvlText w:val="%4."/>
      <w:lvlJc w:val="left"/>
      <w:pPr>
        <w:ind w:left="8280" w:hanging="360"/>
      </w:pPr>
    </w:lvl>
    <w:lvl w:ilvl="4" w:tplc="04090019" w:tentative="1">
      <w:start w:val="1"/>
      <w:numFmt w:val="lowerLetter"/>
      <w:lvlText w:val="%5."/>
      <w:lvlJc w:val="left"/>
      <w:pPr>
        <w:ind w:left="9000" w:hanging="360"/>
      </w:pPr>
    </w:lvl>
    <w:lvl w:ilvl="5" w:tplc="0409001B" w:tentative="1">
      <w:start w:val="1"/>
      <w:numFmt w:val="lowerRoman"/>
      <w:lvlText w:val="%6."/>
      <w:lvlJc w:val="right"/>
      <w:pPr>
        <w:ind w:left="9720" w:hanging="180"/>
      </w:pPr>
    </w:lvl>
    <w:lvl w:ilvl="6" w:tplc="0409000F" w:tentative="1">
      <w:start w:val="1"/>
      <w:numFmt w:val="decimal"/>
      <w:lvlText w:val="%7."/>
      <w:lvlJc w:val="left"/>
      <w:pPr>
        <w:ind w:left="10440" w:hanging="360"/>
      </w:pPr>
    </w:lvl>
    <w:lvl w:ilvl="7" w:tplc="04090019" w:tentative="1">
      <w:start w:val="1"/>
      <w:numFmt w:val="lowerLetter"/>
      <w:lvlText w:val="%8."/>
      <w:lvlJc w:val="left"/>
      <w:pPr>
        <w:ind w:left="11160" w:hanging="360"/>
      </w:pPr>
    </w:lvl>
    <w:lvl w:ilvl="8" w:tplc="0409001B" w:tentative="1">
      <w:start w:val="1"/>
      <w:numFmt w:val="lowerRoman"/>
      <w:lvlText w:val="%9."/>
      <w:lvlJc w:val="right"/>
      <w:pPr>
        <w:ind w:left="11880" w:hanging="180"/>
      </w:pPr>
    </w:lvl>
  </w:abstractNum>
  <w:num w:numId="1">
    <w:abstractNumId w:val="7"/>
  </w:num>
  <w:num w:numId="2">
    <w:abstractNumId w:val="10"/>
  </w:num>
  <w:num w:numId="3">
    <w:abstractNumId w:val="14"/>
  </w:num>
  <w:num w:numId="4">
    <w:abstractNumId w:val="6"/>
  </w:num>
  <w:num w:numId="5">
    <w:abstractNumId w:val="12"/>
  </w:num>
  <w:num w:numId="6">
    <w:abstractNumId w:val="9"/>
  </w:num>
  <w:num w:numId="7">
    <w:abstractNumId w:val="1"/>
  </w:num>
  <w:num w:numId="8">
    <w:abstractNumId w:val="11"/>
  </w:num>
  <w:num w:numId="9">
    <w:abstractNumId w:val="0"/>
  </w:num>
  <w:num w:numId="10">
    <w:abstractNumId w:val="8"/>
  </w:num>
  <w:num w:numId="11">
    <w:abstractNumId w:val="13"/>
  </w:num>
  <w:num w:numId="12">
    <w:abstractNumId w:val="2"/>
  </w:num>
  <w:num w:numId="13">
    <w:abstractNumId w:val="4"/>
  </w:num>
  <w:num w:numId="14">
    <w:abstractNumId w:val="3"/>
  </w:num>
  <w:num w:numId="1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5"/>
  <w:proofState w:spelling="clean" w:grammar="clean"/>
  <w:doNotTrackMoves/>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565DF"/>
    <w:rsid w:val="00021EFC"/>
    <w:rsid w:val="00025F91"/>
    <w:rsid w:val="00027263"/>
    <w:rsid w:val="00040A6E"/>
    <w:rsid w:val="0007340B"/>
    <w:rsid w:val="000A0D10"/>
    <w:rsid w:val="000B1836"/>
    <w:rsid w:val="000C7F0E"/>
    <w:rsid w:val="000D09CE"/>
    <w:rsid w:val="001023C9"/>
    <w:rsid w:val="00107A84"/>
    <w:rsid w:val="00123388"/>
    <w:rsid w:val="00134969"/>
    <w:rsid w:val="0014097B"/>
    <w:rsid w:val="00163DA2"/>
    <w:rsid w:val="00171F28"/>
    <w:rsid w:val="00191ED0"/>
    <w:rsid w:val="00196AEF"/>
    <w:rsid w:val="001D6596"/>
    <w:rsid w:val="001D7925"/>
    <w:rsid w:val="001F090A"/>
    <w:rsid w:val="00205E88"/>
    <w:rsid w:val="002073E6"/>
    <w:rsid w:val="0026668B"/>
    <w:rsid w:val="00276D07"/>
    <w:rsid w:val="002827DC"/>
    <w:rsid w:val="002879ED"/>
    <w:rsid w:val="002972D8"/>
    <w:rsid w:val="002F07AE"/>
    <w:rsid w:val="002F08DF"/>
    <w:rsid w:val="002F220A"/>
    <w:rsid w:val="002F2F51"/>
    <w:rsid w:val="0030690C"/>
    <w:rsid w:val="00344810"/>
    <w:rsid w:val="0035728E"/>
    <w:rsid w:val="00384455"/>
    <w:rsid w:val="003C1F7D"/>
    <w:rsid w:val="003C4B88"/>
    <w:rsid w:val="003C5039"/>
    <w:rsid w:val="003D0AD3"/>
    <w:rsid w:val="003F003C"/>
    <w:rsid w:val="00422A02"/>
    <w:rsid w:val="0045624B"/>
    <w:rsid w:val="00464528"/>
    <w:rsid w:val="00466303"/>
    <w:rsid w:val="00466E92"/>
    <w:rsid w:val="00481187"/>
    <w:rsid w:val="004857C7"/>
    <w:rsid w:val="004942A8"/>
    <w:rsid w:val="004A154D"/>
    <w:rsid w:val="004A4895"/>
    <w:rsid w:val="004E7319"/>
    <w:rsid w:val="00542A8E"/>
    <w:rsid w:val="00555C60"/>
    <w:rsid w:val="005815B8"/>
    <w:rsid w:val="00582975"/>
    <w:rsid w:val="005945EC"/>
    <w:rsid w:val="005A1CAB"/>
    <w:rsid w:val="005B2110"/>
    <w:rsid w:val="005D294E"/>
    <w:rsid w:val="00602781"/>
    <w:rsid w:val="00632FBC"/>
    <w:rsid w:val="00642BFE"/>
    <w:rsid w:val="00643F3F"/>
    <w:rsid w:val="0065026E"/>
    <w:rsid w:val="00663CFE"/>
    <w:rsid w:val="00665B6C"/>
    <w:rsid w:val="006A18AD"/>
    <w:rsid w:val="006C1351"/>
    <w:rsid w:val="006C7ADF"/>
    <w:rsid w:val="00730A3B"/>
    <w:rsid w:val="0078088A"/>
    <w:rsid w:val="0078113A"/>
    <w:rsid w:val="007960A2"/>
    <w:rsid w:val="007A33E7"/>
    <w:rsid w:val="008002DD"/>
    <w:rsid w:val="0080144C"/>
    <w:rsid w:val="00817474"/>
    <w:rsid w:val="0082369C"/>
    <w:rsid w:val="0082550E"/>
    <w:rsid w:val="00827A8B"/>
    <w:rsid w:val="00834732"/>
    <w:rsid w:val="008738F2"/>
    <w:rsid w:val="008921D9"/>
    <w:rsid w:val="0089435E"/>
    <w:rsid w:val="008A1CF3"/>
    <w:rsid w:val="008C1DB5"/>
    <w:rsid w:val="008D29D6"/>
    <w:rsid w:val="008D2A0D"/>
    <w:rsid w:val="008E0B3F"/>
    <w:rsid w:val="009101C4"/>
    <w:rsid w:val="0093296A"/>
    <w:rsid w:val="00936514"/>
    <w:rsid w:val="00976640"/>
    <w:rsid w:val="00995A40"/>
    <w:rsid w:val="009B20F6"/>
    <w:rsid w:val="009B2AC7"/>
    <w:rsid w:val="009B3005"/>
    <w:rsid w:val="009C6306"/>
    <w:rsid w:val="009D61FA"/>
    <w:rsid w:val="009E16AE"/>
    <w:rsid w:val="00A17530"/>
    <w:rsid w:val="00A34C44"/>
    <w:rsid w:val="00A565DF"/>
    <w:rsid w:val="00A56B98"/>
    <w:rsid w:val="00A73F98"/>
    <w:rsid w:val="00A81457"/>
    <w:rsid w:val="00A839BB"/>
    <w:rsid w:val="00AC632A"/>
    <w:rsid w:val="00B109F6"/>
    <w:rsid w:val="00B179E6"/>
    <w:rsid w:val="00B720D5"/>
    <w:rsid w:val="00B76799"/>
    <w:rsid w:val="00B87113"/>
    <w:rsid w:val="00B93A00"/>
    <w:rsid w:val="00BB4DEE"/>
    <w:rsid w:val="00BD016F"/>
    <w:rsid w:val="00BD5B73"/>
    <w:rsid w:val="00C07F49"/>
    <w:rsid w:val="00C12D5C"/>
    <w:rsid w:val="00C13E89"/>
    <w:rsid w:val="00C357FD"/>
    <w:rsid w:val="00C666B5"/>
    <w:rsid w:val="00C706C5"/>
    <w:rsid w:val="00C738B3"/>
    <w:rsid w:val="00C823CD"/>
    <w:rsid w:val="00CE0FA3"/>
    <w:rsid w:val="00D15115"/>
    <w:rsid w:val="00D37339"/>
    <w:rsid w:val="00D75219"/>
    <w:rsid w:val="00D95074"/>
    <w:rsid w:val="00DD15E7"/>
    <w:rsid w:val="00DF6BBB"/>
    <w:rsid w:val="00E17C91"/>
    <w:rsid w:val="00E24D5C"/>
    <w:rsid w:val="00E24DC8"/>
    <w:rsid w:val="00E605C2"/>
    <w:rsid w:val="00EA7220"/>
    <w:rsid w:val="00EB2A49"/>
    <w:rsid w:val="00EF0110"/>
    <w:rsid w:val="00F206F7"/>
    <w:rsid w:val="00F24E9B"/>
    <w:rsid w:val="00F8311F"/>
    <w:rsid w:val="00F94E63"/>
    <w:rsid w:val="00FC206F"/>
    <w:rsid w:val="00FE28BD"/>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804FE98"/>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mes12Single">
    <w:name w:val="Times 12 Single"/>
    <w:basedOn w:val="Normal"/>
    <w:link w:val="Times12SingleChar"/>
    <w:qFormat/>
    <w:rsid w:val="00582975"/>
    <w:pPr>
      <w:spacing w:after="0" w:line="240" w:lineRule="auto"/>
    </w:pPr>
    <w:rPr>
      <w:rFonts w:ascii="Times New Roman" w:hAnsi="Times New Roman" w:cs="Times New Roman"/>
      <w:sz w:val="24"/>
      <w:szCs w:val="24"/>
    </w:rPr>
  </w:style>
  <w:style w:type="character" w:customStyle="1" w:styleId="Times12SingleChar">
    <w:name w:val="Times 12 Single Char"/>
    <w:basedOn w:val="DefaultParagraphFont"/>
    <w:link w:val="Times12Single"/>
    <w:rsid w:val="00582975"/>
    <w:rPr>
      <w:rFonts w:ascii="Times New Roman" w:hAnsi="Times New Roman" w:cs="Times New Roman"/>
      <w:sz w:val="24"/>
      <w:szCs w:val="24"/>
    </w:rPr>
  </w:style>
  <w:style w:type="paragraph" w:customStyle="1" w:styleId="Times12Justified">
    <w:name w:val="Times 12 Justified"/>
    <w:basedOn w:val="Normal"/>
    <w:link w:val="Times12JustifiedChar"/>
    <w:qFormat/>
    <w:rsid w:val="00191ED0"/>
    <w:pPr>
      <w:spacing w:after="0" w:line="240" w:lineRule="auto"/>
      <w:ind w:firstLine="720"/>
      <w:jc w:val="both"/>
    </w:pPr>
    <w:rPr>
      <w:rFonts w:ascii="Times New Roman" w:hAnsi="Times New Roman" w:cs="Times New Roman"/>
      <w:iCs/>
      <w:sz w:val="24"/>
      <w:szCs w:val="24"/>
    </w:rPr>
  </w:style>
  <w:style w:type="character" w:customStyle="1" w:styleId="Times12JustifiedChar">
    <w:name w:val="Times 12 Justified Char"/>
    <w:basedOn w:val="DefaultParagraphFont"/>
    <w:link w:val="Times12Justified"/>
    <w:rsid w:val="00191ED0"/>
    <w:rPr>
      <w:rFonts w:ascii="Times New Roman" w:hAnsi="Times New Roman" w:cs="Times New Roman"/>
      <w:iCs/>
      <w:sz w:val="24"/>
      <w:szCs w:val="24"/>
    </w:rPr>
  </w:style>
  <w:style w:type="paragraph" w:customStyle="1" w:styleId="T12JustBoldCaptions">
    <w:name w:val="T12 Just Bold (Captions)"/>
    <w:basedOn w:val="Normal"/>
    <w:link w:val="T12JustBoldCaptionsChar"/>
    <w:qFormat/>
    <w:rsid w:val="00191ED0"/>
    <w:pPr>
      <w:spacing w:after="0" w:line="240" w:lineRule="auto"/>
      <w:jc w:val="both"/>
    </w:pPr>
    <w:rPr>
      <w:rFonts w:ascii="Times New Roman" w:hAnsi="Times New Roman" w:cs="Times New Roman"/>
      <w:b/>
      <w:sz w:val="24"/>
      <w:szCs w:val="20"/>
    </w:rPr>
  </w:style>
  <w:style w:type="character" w:customStyle="1" w:styleId="T12JustBoldCaptionsChar">
    <w:name w:val="T12 Just Bold (Captions) Char"/>
    <w:basedOn w:val="DefaultParagraphFont"/>
    <w:link w:val="T12JustBoldCaptions"/>
    <w:rsid w:val="00191ED0"/>
    <w:rPr>
      <w:rFonts w:ascii="Times New Roman" w:hAnsi="Times New Roman" w:cs="Times New Roman"/>
      <w:b/>
      <w:sz w:val="24"/>
      <w:szCs w:val="20"/>
    </w:rPr>
  </w:style>
  <w:style w:type="paragraph" w:styleId="Header">
    <w:name w:val="header"/>
    <w:basedOn w:val="Normal"/>
    <w:link w:val="HeaderChar"/>
    <w:uiPriority w:val="99"/>
    <w:unhideWhenUsed/>
    <w:rsid w:val="00642BFE"/>
    <w:pPr>
      <w:tabs>
        <w:tab w:val="center" w:pos="4680"/>
        <w:tab w:val="right" w:pos="9360"/>
      </w:tabs>
      <w:spacing w:after="0" w:line="240" w:lineRule="auto"/>
    </w:pPr>
  </w:style>
  <w:style w:type="character" w:customStyle="1" w:styleId="HeaderChar">
    <w:name w:val="Header Char"/>
    <w:basedOn w:val="DefaultParagraphFont"/>
    <w:link w:val="Header"/>
    <w:uiPriority w:val="99"/>
    <w:rsid w:val="00642BFE"/>
  </w:style>
  <w:style w:type="paragraph" w:styleId="Footer">
    <w:name w:val="footer"/>
    <w:basedOn w:val="Normal"/>
    <w:link w:val="FooterChar"/>
    <w:uiPriority w:val="99"/>
    <w:unhideWhenUsed/>
    <w:rsid w:val="00642BFE"/>
    <w:pPr>
      <w:tabs>
        <w:tab w:val="center" w:pos="4680"/>
        <w:tab w:val="right" w:pos="9360"/>
      </w:tabs>
      <w:spacing w:after="0" w:line="240" w:lineRule="auto"/>
    </w:pPr>
  </w:style>
  <w:style w:type="character" w:customStyle="1" w:styleId="FooterChar">
    <w:name w:val="Footer Char"/>
    <w:basedOn w:val="DefaultParagraphFont"/>
    <w:link w:val="Footer"/>
    <w:uiPriority w:val="99"/>
    <w:rsid w:val="00642BFE"/>
  </w:style>
  <w:style w:type="table" w:styleId="TableGrid">
    <w:name w:val="Table Grid"/>
    <w:basedOn w:val="TableNormal"/>
    <w:uiPriority w:val="39"/>
    <w:rsid w:val="00642BF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FC206F"/>
    <w:pPr>
      <w:spacing w:after="200" w:line="240" w:lineRule="auto"/>
    </w:pPr>
    <w:rPr>
      <w:rFonts w:ascii="Times New Roman" w:hAnsi="Times New Roman"/>
      <w:b/>
      <w:iCs/>
      <w:sz w:val="20"/>
      <w:szCs w:val="18"/>
    </w:rPr>
  </w:style>
  <w:style w:type="character" w:styleId="PlaceholderText">
    <w:name w:val="Placeholder Text"/>
    <w:basedOn w:val="DefaultParagraphFont"/>
    <w:uiPriority w:val="99"/>
    <w:semiHidden/>
    <w:rsid w:val="00B87113"/>
    <w:rPr>
      <w:color w:val="808080"/>
    </w:rPr>
  </w:style>
  <w:style w:type="paragraph" w:styleId="BalloonText">
    <w:name w:val="Balloon Text"/>
    <w:basedOn w:val="Normal"/>
    <w:link w:val="BalloonTextChar"/>
    <w:uiPriority w:val="99"/>
    <w:semiHidden/>
    <w:unhideWhenUsed/>
    <w:rsid w:val="009D61FA"/>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9D61FA"/>
    <w:rPr>
      <w:rFonts w:ascii="Lucida Grande" w:hAnsi="Lucida Grande"/>
      <w:sz w:val="18"/>
      <w:szCs w:val="18"/>
    </w:rPr>
  </w:style>
  <w:style w:type="character" w:styleId="CommentReference">
    <w:name w:val="annotation reference"/>
    <w:basedOn w:val="DefaultParagraphFont"/>
    <w:uiPriority w:val="99"/>
    <w:semiHidden/>
    <w:unhideWhenUsed/>
    <w:rsid w:val="00123388"/>
    <w:rPr>
      <w:sz w:val="18"/>
      <w:szCs w:val="18"/>
    </w:rPr>
  </w:style>
  <w:style w:type="paragraph" w:styleId="CommentText">
    <w:name w:val="annotation text"/>
    <w:basedOn w:val="Normal"/>
    <w:link w:val="CommentTextChar"/>
    <w:uiPriority w:val="99"/>
    <w:semiHidden/>
    <w:unhideWhenUsed/>
    <w:rsid w:val="00123388"/>
    <w:pPr>
      <w:spacing w:line="240" w:lineRule="auto"/>
    </w:pPr>
    <w:rPr>
      <w:sz w:val="24"/>
      <w:szCs w:val="24"/>
    </w:rPr>
  </w:style>
  <w:style w:type="character" w:customStyle="1" w:styleId="CommentTextChar">
    <w:name w:val="Comment Text Char"/>
    <w:basedOn w:val="DefaultParagraphFont"/>
    <w:link w:val="CommentText"/>
    <w:uiPriority w:val="99"/>
    <w:semiHidden/>
    <w:rsid w:val="00123388"/>
    <w:rPr>
      <w:sz w:val="24"/>
      <w:szCs w:val="24"/>
    </w:rPr>
  </w:style>
  <w:style w:type="paragraph" w:styleId="CommentSubject">
    <w:name w:val="annotation subject"/>
    <w:basedOn w:val="CommentText"/>
    <w:next w:val="CommentText"/>
    <w:link w:val="CommentSubjectChar"/>
    <w:uiPriority w:val="99"/>
    <w:semiHidden/>
    <w:unhideWhenUsed/>
    <w:rsid w:val="00123388"/>
    <w:rPr>
      <w:b/>
      <w:bCs/>
      <w:sz w:val="20"/>
      <w:szCs w:val="20"/>
    </w:rPr>
  </w:style>
  <w:style w:type="character" w:customStyle="1" w:styleId="CommentSubjectChar">
    <w:name w:val="Comment Subject Char"/>
    <w:basedOn w:val="CommentTextChar"/>
    <w:link w:val="CommentSubject"/>
    <w:uiPriority w:val="99"/>
    <w:semiHidden/>
    <w:rsid w:val="00123388"/>
    <w:rPr>
      <w:b/>
      <w:bCs/>
      <w:sz w:val="20"/>
      <w:szCs w:val="20"/>
    </w:rPr>
  </w:style>
  <w:style w:type="character" w:styleId="Hyperlink">
    <w:name w:val="Hyperlink"/>
    <w:basedOn w:val="DefaultParagraphFont"/>
    <w:uiPriority w:val="99"/>
    <w:unhideWhenUsed/>
    <w:rsid w:val="006A18AD"/>
    <w:rPr>
      <w:color w:val="0563C1" w:themeColor="hyperlink"/>
      <w:u w:val="single"/>
    </w:rPr>
  </w:style>
  <w:style w:type="character" w:styleId="FollowedHyperlink">
    <w:name w:val="FollowedHyperlink"/>
    <w:basedOn w:val="DefaultParagraphFont"/>
    <w:uiPriority w:val="99"/>
    <w:semiHidden/>
    <w:unhideWhenUsed/>
    <w:rsid w:val="00C13E89"/>
    <w:rPr>
      <w:color w:val="954F72" w:themeColor="followedHyperlink"/>
      <w:u w:val="single"/>
    </w:rPr>
  </w:style>
  <w:style w:type="paragraph" w:styleId="FootnoteText">
    <w:name w:val="footnote text"/>
    <w:basedOn w:val="Normal"/>
    <w:link w:val="FootnoteTextChar"/>
    <w:uiPriority w:val="99"/>
    <w:unhideWhenUsed/>
    <w:rsid w:val="005D294E"/>
    <w:pPr>
      <w:spacing w:after="0" w:line="240" w:lineRule="auto"/>
    </w:pPr>
    <w:rPr>
      <w:sz w:val="24"/>
      <w:szCs w:val="24"/>
    </w:rPr>
  </w:style>
  <w:style w:type="character" w:customStyle="1" w:styleId="FootnoteTextChar">
    <w:name w:val="Footnote Text Char"/>
    <w:basedOn w:val="DefaultParagraphFont"/>
    <w:link w:val="FootnoteText"/>
    <w:uiPriority w:val="99"/>
    <w:rsid w:val="005D294E"/>
    <w:rPr>
      <w:sz w:val="24"/>
      <w:szCs w:val="24"/>
    </w:rPr>
  </w:style>
  <w:style w:type="character" w:styleId="FootnoteReference">
    <w:name w:val="footnote reference"/>
    <w:basedOn w:val="DefaultParagraphFont"/>
    <w:uiPriority w:val="99"/>
    <w:unhideWhenUsed/>
    <w:rsid w:val="005D294E"/>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20.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world.honda.com/HondaJet/Background/TurbofanEngin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2F60F0-8BF4-5A4F-9A9E-2A37323F69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145</TotalTime>
  <Pages>4</Pages>
  <Words>1427</Words>
  <Characters>8136</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Wade Spurlock</dc:creator>
  <cp:keywords/>
  <dc:description/>
  <cp:lastModifiedBy>Qing Wang</cp:lastModifiedBy>
  <cp:revision>38</cp:revision>
  <cp:lastPrinted>2014-04-10T01:30:00Z</cp:lastPrinted>
  <dcterms:created xsi:type="dcterms:W3CDTF">2017-04-08T15:24:00Z</dcterms:created>
  <dcterms:modified xsi:type="dcterms:W3CDTF">2018-04-17T17:36:00Z</dcterms:modified>
</cp:coreProperties>
</file>